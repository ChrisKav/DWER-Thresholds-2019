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B9BA3" w14:textId="77777777" w:rsidR="003C6268" w:rsidRPr="00E50140" w:rsidRDefault="003C6268" w:rsidP="003C6268">
      <w:pPr>
        <w:rPr>
          <w:b/>
          <w:lang w:val="en-AU"/>
        </w:rPr>
      </w:pPr>
      <w:bookmarkStart w:id="0" w:name="_GoBack"/>
      <w:bookmarkEnd w:id="0"/>
      <w:r w:rsidRPr="00E50140">
        <w:rPr>
          <w:b/>
          <w:lang w:val="en-AU"/>
        </w:rPr>
        <w:t>Quotation for</w:t>
      </w:r>
      <w:r>
        <w:rPr>
          <w:b/>
          <w:lang w:val="en-AU"/>
        </w:rPr>
        <w:t xml:space="preserve"> </w:t>
      </w:r>
      <w:r w:rsidRPr="00E50140">
        <w:rPr>
          <w:b/>
          <w:lang w:val="en-AU"/>
        </w:rPr>
        <w:t xml:space="preserve">Department of </w:t>
      </w:r>
      <w:r>
        <w:rPr>
          <w:b/>
          <w:lang w:val="en-AU"/>
        </w:rPr>
        <w:t>Water &amp; Environmental Regulation</w:t>
      </w:r>
    </w:p>
    <w:p w14:paraId="259E9AC7" w14:textId="77777777" w:rsidR="003C6268" w:rsidRPr="00E50140" w:rsidRDefault="003C6268" w:rsidP="003C6268">
      <w:pPr>
        <w:rPr>
          <w:b/>
          <w:lang w:val="en-AU"/>
        </w:rPr>
      </w:pPr>
      <w:r>
        <w:rPr>
          <w:b/>
          <w:lang w:val="en-AU"/>
        </w:rPr>
        <w:t>2019</w:t>
      </w:r>
    </w:p>
    <w:p w14:paraId="50A4809C" w14:textId="77777777" w:rsidR="003C6268" w:rsidRDefault="003C6268" w:rsidP="003C6268">
      <w:pPr>
        <w:jc w:val="center"/>
        <w:rPr>
          <w:b/>
          <w:lang w:val="en-AU"/>
        </w:rPr>
      </w:pPr>
    </w:p>
    <w:p w14:paraId="51E6C2FA" w14:textId="77777777" w:rsidR="003C6268" w:rsidRDefault="003C6268" w:rsidP="003C6268">
      <w:pPr>
        <w:jc w:val="center"/>
        <w:rPr>
          <w:b/>
          <w:lang w:val="en-AU"/>
        </w:rPr>
      </w:pPr>
    </w:p>
    <w:p w14:paraId="1CD2D6A6" w14:textId="77777777" w:rsidR="003C6268" w:rsidRDefault="003C6268" w:rsidP="003C6268">
      <w:pPr>
        <w:jc w:val="center"/>
        <w:rPr>
          <w:b/>
          <w:lang w:val="en-AU"/>
        </w:rPr>
      </w:pPr>
    </w:p>
    <w:p w14:paraId="040D9F13" w14:textId="77777777" w:rsidR="003C6268" w:rsidRDefault="003C6268" w:rsidP="003C6268">
      <w:pPr>
        <w:jc w:val="center"/>
        <w:rPr>
          <w:b/>
          <w:lang w:val="en-AU"/>
        </w:rPr>
      </w:pPr>
    </w:p>
    <w:p w14:paraId="199C5959" w14:textId="77777777" w:rsidR="003C6268" w:rsidRDefault="003C6268" w:rsidP="003C6268">
      <w:pPr>
        <w:jc w:val="center"/>
        <w:rPr>
          <w:b/>
          <w:lang w:val="en-AU"/>
        </w:rPr>
      </w:pPr>
    </w:p>
    <w:p w14:paraId="1E1C5CB6" w14:textId="77777777" w:rsidR="003C6268" w:rsidRDefault="003C6268" w:rsidP="003C6268">
      <w:pPr>
        <w:jc w:val="center"/>
        <w:rPr>
          <w:b/>
          <w:lang w:val="en-AU"/>
        </w:rPr>
      </w:pPr>
    </w:p>
    <w:p w14:paraId="411D807E" w14:textId="77777777" w:rsidR="003C6268" w:rsidRDefault="003C6268" w:rsidP="003C6268">
      <w:pPr>
        <w:jc w:val="center"/>
        <w:rPr>
          <w:b/>
          <w:lang w:val="en-AU"/>
        </w:rPr>
      </w:pPr>
    </w:p>
    <w:p w14:paraId="23D73B77" w14:textId="77777777" w:rsidR="003C6268" w:rsidRPr="00696178" w:rsidRDefault="003C6268" w:rsidP="003C6268">
      <w:pPr>
        <w:pStyle w:val="BodyText"/>
        <w:spacing w:after="0" w:line="240" w:lineRule="auto"/>
        <w:jc w:val="center"/>
        <w:rPr>
          <w:rFonts w:ascii="Times New Roman" w:hAnsi="Times New Roman"/>
          <w:b/>
          <w:sz w:val="32"/>
          <w:szCs w:val="32"/>
        </w:rPr>
      </w:pPr>
      <w:r w:rsidRPr="00696178">
        <w:rPr>
          <w:rFonts w:ascii="Times New Roman" w:hAnsi="Times New Roman"/>
          <w:b/>
          <w:sz w:val="32"/>
          <w:szCs w:val="32"/>
        </w:rPr>
        <w:t>Assessing the implications of revising threshold levels on wetland and bushland values for sites in Statement 819 – Gnangara Groundwater Resources</w:t>
      </w:r>
    </w:p>
    <w:p w14:paraId="131107F8" w14:textId="77777777" w:rsidR="003C6268" w:rsidRDefault="003C6268" w:rsidP="003C6268">
      <w:pPr>
        <w:jc w:val="center"/>
        <w:rPr>
          <w:b/>
          <w:lang w:val="en-AU"/>
        </w:rPr>
      </w:pPr>
    </w:p>
    <w:p w14:paraId="0F6B705E" w14:textId="77777777" w:rsidR="003C6268" w:rsidRDefault="003C6268" w:rsidP="003C6268">
      <w:pPr>
        <w:jc w:val="center"/>
        <w:rPr>
          <w:b/>
          <w:lang w:val="en-AU"/>
        </w:rPr>
      </w:pPr>
    </w:p>
    <w:p w14:paraId="27C26D43" w14:textId="77777777" w:rsidR="003C6268" w:rsidRPr="00E50140" w:rsidRDefault="003C6268" w:rsidP="003C6268">
      <w:pPr>
        <w:jc w:val="center"/>
        <w:rPr>
          <w:b/>
          <w:lang w:val="en-AU"/>
        </w:rPr>
      </w:pPr>
    </w:p>
    <w:p w14:paraId="68E67622" w14:textId="77777777" w:rsidR="003C6268" w:rsidRPr="00E50140" w:rsidRDefault="003C6268" w:rsidP="003C6268">
      <w:pPr>
        <w:rPr>
          <w:b/>
          <w:lang w:val="en-AU"/>
        </w:rPr>
      </w:pPr>
    </w:p>
    <w:p w14:paraId="6C4EEB89" w14:textId="77777777" w:rsidR="003C6268" w:rsidRPr="00E50140" w:rsidRDefault="003C6268" w:rsidP="003C6268">
      <w:pPr>
        <w:rPr>
          <w:b/>
          <w:lang w:val="en-AU"/>
        </w:rPr>
      </w:pPr>
    </w:p>
    <w:p w14:paraId="2AAEEA45" w14:textId="77777777" w:rsidR="003C6268" w:rsidRPr="00E50140" w:rsidRDefault="003C6268" w:rsidP="003C6268">
      <w:pPr>
        <w:rPr>
          <w:b/>
          <w:lang w:val="en-AU"/>
        </w:rPr>
      </w:pPr>
    </w:p>
    <w:p w14:paraId="135E2A84" w14:textId="77777777" w:rsidR="003C6268" w:rsidRPr="00E50140" w:rsidRDefault="003C6268" w:rsidP="003C6268">
      <w:pPr>
        <w:rPr>
          <w:b/>
          <w:lang w:val="en-AU"/>
        </w:rPr>
      </w:pPr>
    </w:p>
    <w:p w14:paraId="1E91CE71" w14:textId="77777777" w:rsidR="003C6268" w:rsidRPr="00E50140" w:rsidRDefault="003C6268" w:rsidP="003C6268">
      <w:pPr>
        <w:rPr>
          <w:b/>
          <w:lang w:val="en-AU"/>
        </w:rPr>
      </w:pPr>
    </w:p>
    <w:p w14:paraId="5AA97946" w14:textId="77777777" w:rsidR="003C6268" w:rsidRPr="00E50140" w:rsidRDefault="003C6268" w:rsidP="003C6268">
      <w:pPr>
        <w:rPr>
          <w:b/>
          <w:lang w:val="en-AU"/>
        </w:rPr>
      </w:pPr>
    </w:p>
    <w:p w14:paraId="329E636C" w14:textId="77777777" w:rsidR="003C6268" w:rsidRPr="00E50140" w:rsidRDefault="003C6268" w:rsidP="003C6268">
      <w:pPr>
        <w:rPr>
          <w:b/>
          <w:lang w:val="en-AU"/>
        </w:rPr>
      </w:pPr>
    </w:p>
    <w:p w14:paraId="0158FCC8" w14:textId="77777777" w:rsidR="003C6268" w:rsidRPr="00E50140" w:rsidRDefault="003C6268" w:rsidP="003C6268">
      <w:pPr>
        <w:rPr>
          <w:b/>
          <w:lang w:val="en-AU"/>
        </w:rPr>
      </w:pPr>
    </w:p>
    <w:p w14:paraId="4DE63044" w14:textId="77777777" w:rsidR="003C6268" w:rsidRPr="00E50140" w:rsidRDefault="003C6268" w:rsidP="003C6268">
      <w:pPr>
        <w:rPr>
          <w:b/>
          <w:lang w:val="en-AU"/>
        </w:rPr>
      </w:pPr>
    </w:p>
    <w:p w14:paraId="12D66F9B" w14:textId="77777777" w:rsidR="003C6268" w:rsidRPr="00E50140" w:rsidRDefault="003C6268" w:rsidP="003C6268">
      <w:pPr>
        <w:rPr>
          <w:b/>
          <w:lang w:val="en-AU"/>
        </w:rPr>
      </w:pPr>
    </w:p>
    <w:p w14:paraId="47845683" w14:textId="77777777" w:rsidR="003C6268" w:rsidRPr="00E50140" w:rsidRDefault="003C6268" w:rsidP="003C6268">
      <w:pPr>
        <w:rPr>
          <w:b/>
          <w:lang w:val="en-AU"/>
        </w:rPr>
      </w:pPr>
    </w:p>
    <w:p w14:paraId="3AF7CB30" w14:textId="77777777" w:rsidR="003C6268" w:rsidRPr="00E50140" w:rsidRDefault="003C6268" w:rsidP="003C6268">
      <w:pPr>
        <w:rPr>
          <w:b/>
          <w:lang w:val="en-AU"/>
        </w:rPr>
      </w:pPr>
    </w:p>
    <w:p w14:paraId="4F3AC3FB" w14:textId="77777777" w:rsidR="003C6268" w:rsidRDefault="003C6268" w:rsidP="003C6268">
      <w:pPr>
        <w:rPr>
          <w:b/>
          <w:lang w:val="en-AU"/>
        </w:rPr>
      </w:pPr>
    </w:p>
    <w:p w14:paraId="1C7D6255" w14:textId="77777777" w:rsidR="003C6268" w:rsidRDefault="003C6268" w:rsidP="003C6268">
      <w:pPr>
        <w:rPr>
          <w:b/>
          <w:lang w:val="en-AU"/>
        </w:rPr>
      </w:pPr>
    </w:p>
    <w:p w14:paraId="11320ACF" w14:textId="77777777" w:rsidR="003C6268" w:rsidRDefault="003C6268" w:rsidP="003C6268">
      <w:pPr>
        <w:rPr>
          <w:b/>
          <w:lang w:val="en-AU"/>
        </w:rPr>
      </w:pPr>
    </w:p>
    <w:p w14:paraId="47D555F4" w14:textId="77777777" w:rsidR="003C6268" w:rsidRDefault="003C6268" w:rsidP="003C6268">
      <w:pPr>
        <w:rPr>
          <w:b/>
          <w:lang w:val="en-AU"/>
        </w:rPr>
      </w:pPr>
    </w:p>
    <w:p w14:paraId="5E4F58AA" w14:textId="4B219D05" w:rsidR="003C6268" w:rsidRPr="00E50140" w:rsidRDefault="003C6268" w:rsidP="003C6268">
      <w:pPr>
        <w:rPr>
          <w:b/>
          <w:lang w:val="en-AU"/>
        </w:rPr>
      </w:pPr>
      <w:r>
        <w:rPr>
          <w:b/>
          <w:lang w:val="en-AU"/>
        </w:rPr>
        <w:t>Submitted by</w:t>
      </w:r>
      <w:r w:rsidR="00571EC8">
        <w:rPr>
          <w:b/>
          <w:lang w:val="en-AU"/>
        </w:rPr>
        <w:t xml:space="preserve"> </w:t>
      </w:r>
      <w:r w:rsidRPr="00E50140">
        <w:rPr>
          <w:b/>
          <w:lang w:val="en-AU"/>
        </w:rPr>
        <w:t>Ray Froend</w:t>
      </w:r>
      <w:r w:rsidR="00571EC8">
        <w:rPr>
          <w:b/>
          <w:lang w:val="en-AU"/>
        </w:rPr>
        <w:t xml:space="preserve"> and Pierre Horwitz</w:t>
      </w:r>
    </w:p>
    <w:p w14:paraId="25096899" w14:textId="77777777" w:rsidR="003C6268" w:rsidRPr="00E50140" w:rsidRDefault="003C6268" w:rsidP="003C6268">
      <w:pPr>
        <w:rPr>
          <w:b/>
          <w:lang w:val="en-AU"/>
        </w:rPr>
      </w:pPr>
      <w:r w:rsidRPr="00E50140">
        <w:rPr>
          <w:b/>
          <w:lang w:val="en-AU"/>
        </w:rPr>
        <w:t>Centre for Ecosystem Management</w:t>
      </w:r>
    </w:p>
    <w:p w14:paraId="74FE6C34" w14:textId="77777777" w:rsidR="003C6268" w:rsidRDefault="003C6268" w:rsidP="003C6268">
      <w:pPr>
        <w:rPr>
          <w:b/>
          <w:lang w:val="en-AU"/>
        </w:rPr>
      </w:pPr>
      <w:r w:rsidRPr="00E50140">
        <w:rPr>
          <w:b/>
          <w:lang w:val="en-AU"/>
        </w:rPr>
        <w:t>Edith Cowan University</w:t>
      </w:r>
    </w:p>
    <w:p w14:paraId="5F89F0B0" w14:textId="77777777" w:rsidR="003C6268" w:rsidRDefault="003C6268" w:rsidP="003C6268">
      <w:pPr>
        <w:rPr>
          <w:b/>
          <w:lang w:val="en-AU"/>
        </w:rPr>
      </w:pPr>
    </w:p>
    <w:p w14:paraId="49E37C0F" w14:textId="77777777" w:rsidR="003C6268" w:rsidRDefault="003C6268" w:rsidP="003C6268">
      <w:pPr>
        <w:spacing w:after="120"/>
        <w:jc w:val="both"/>
        <w:rPr>
          <w:b/>
          <w:lang w:val="en-AU"/>
        </w:rPr>
      </w:pPr>
    </w:p>
    <w:p w14:paraId="371B2969" w14:textId="77777777" w:rsidR="003C6268" w:rsidRDefault="003C6268" w:rsidP="003C6268">
      <w:pPr>
        <w:spacing w:after="120"/>
        <w:jc w:val="both"/>
        <w:rPr>
          <w:b/>
          <w:lang w:val="en-AU"/>
        </w:rPr>
      </w:pPr>
    </w:p>
    <w:p w14:paraId="1A0335F7" w14:textId="77777777" w:rsidR="003C6268" w:rsidRDefault="003C6268" w:rsidP="003C6268">
      <w:pPr>
        <w:rPr>
          <w:sz w:val="20"/>
          <w:szCs w:val="20"/>
          <w:lang w:val="en-AU"/>
        </w:rPr>
      </w:pPr>
    </w:p>
    <w:p w14:paraId="083A0134" w14:textId="77777777" w:rsidR="003C6268" w:rsidRDefault="003C6268">
      <w:pPr>
        <w:spacing w:after="160" w:line="259" w:lineRule="auto"/>
      </w:pPr>
      <w:r>
        <w:br w:type="page"/>
      </w:r>
    </w:p>
    <w:p w14:paraId="344CCB68" w14:textId="77777777" w:rsidR="003C6268" w:rsidRPr="00E95C9F" w:rsidRDefault="003C6268" w:rsidP="009D3B8C">
      <w:pPr>
        <w:pStyle w:val="Heading1"/>
        <w:rPr>
          <w:rFonts w:ascii="Times New Roman" w:hAnsi="Times New Roman" w:cs="Times New Roman"/>
          <w:b/>
          <w:color w:val="auto"/>
          <w:sz w:val="28"/>
          <w:szCs w:val="28"/>
          <w:lang w:val="en-AU"/>
        </w:rPr>
      </w:pPr>
      <w:r w:rsidRPr="00E95C9F">
        <w:rPr>
          <w:rFonts w:ascii="Times New Roman" w:hAnsi="Times New Roman" w:cs="Times New Roman"/>
          <w:b/>
          <w:color w:val="auto"/>
          <w:sz w:val="28"/>
          <w:szCs w:val="28"/>
          <w:lang w:val="en-AU"/>
        </w:rPr>
        <w:lastRenderedPageBreak/>
        <w:t>Project Context</w:t>
      </w:r>
    </w:p>
    <w:p w14:paraId="0124325F" w14:textId="77777777" w:rsidR="009D3B8C" w:rsidRPr="009D3B8C" w:rsidRDefault="009D3B8C" w:rsidP="009D3B8C">
      <w:pPr>
        <w:rPr>
          <w:lang w:val="en-AU"/>
        </w:rPr>
      </w:pPr>
    </w:p>
    <w:p w14:paraId="64AD14F7" w14:textId="77777777" w:rsidR="003C6268" w:rsidRPr="00844BA8" w:rsidRDefault="003C6268" w:rsidP="003C6268">
      <w:pPr>
        <w:jc w:val="both"/>
        <w:rPr>
          <w:sz w:val="22"/>
          <w:szCs w:val="22"/>
          <w:lang w:val="en-AU"/>
        </w:rPr>
      </w:pPr>
      <w:r>
        <w:rPr>
          <w:sz w:val="22"/>
          <w:szCs w:val="22"/>
          <w:lang w:val="en-AU"/>
        </w:rPr>
        <w:t>Excerpts from the D</w:t>
      </w:r>
      <w:r w:rsidRPr="00844BA8">
        <w:rPr>
          <w:sz w:val="22"/>
          <w:szCs w:val="22"/>
          <w:lang w:val="en-AU"/>
        </w:rPr>
        <w:t>W</w:t>
      </w:r>
      <w:r>
        <w:rPr>
          <w:sz w:val="22"/>
          <w:szCs w:val="22"/>
          <w:lang w:val="en-AU"/>
        </w:rPr>
        <w:t>ER</w:t>
      </w:r>
      <w:r w:rsidRPr="00844BA8">
        <w:rPr>
          <w:sz w:val="22"/>
          <w:szCs w:val="22"/>
          <w:lang w:val="en-AU"/>
        </w:rPr>
        <w:t xml:space="preserve"> Request are included below as context for this quotation. </w:t>
      </w:r>
    </w:p>
    <w:p w14:paraId="5F0A393F" w14:textId="77777777" w:rsidR="003C6268" w:rsidRDefault="003C6268" w:rsidP="003C6268"/>
    <w:p w14:paraId="2643124F" w14:textId="77777777" w:rsidR="003C6268" w:rsidRDefault="009D3B8C" w:rsidP="00981091">
      <w:pPr>
        <w:spacing w:line="276" w:lineRule="auto"/>
        <w:jc w:val="both"/>
      </w:pPr>
      <w:r>
        <w:t>The Department of Water and Environmental Regulation (DWER) has environmental conditions set on its management of Gnangara groundwater resources, specified in Ministerial Statement 819. The Statement specifies minimum water level criteria or thresholds that the department must meet at staff gauges and/or monitoring bores at 14 wetlands and 16 bushland sites in the area covered by the Gnangara groundwater allocation plan, north of Perth (</w:t>
      </w:r>
      <w:r w:rsidRPr="0062209A">
        <w:fldChar w:fldCharType="begin"/>
      </w:r>
      <w:r w:rsidRPr="0062209A">
        <w:instrText xml:space="preserve"> REF _Ref5112818 \h </w:instrText>
      </w:r>
      <w:r>
        <w:instrText xml:space="preserve"> \* MERGEFORMAT </w:instrText>
      </w:r>
      <w:r w:rsidRPr="0062209A">
        <w:fldChar w:fldCharType="separate"/>
      </w:r>
      <w:r w:rsidRPr="0062209A">
        <w:t xml:space="preserve">Figure </w:t>
      </w:r>
      <w:r w:rsidRPr="0062209A">
        <w:rPr>
          <w:noProof/>
        </w:rPr>
        <w:t>1</w:t>
      </w:r>
      <w:r w:rsidRPr="0062209A">
        <w:fldChar w:fldCharType="end"/>
      </w:r>
      <w:r>
        <w:t xml:space="preserve">). </w:t>
      </w:r>
    </w:p>
    <w:p w14:paraId="7622342B" w14:textId="77777777" w:rsidR="00981091" w:rsidRDefault="00981091" w:rsidP="009D3B8C">
      <w:pPr>
        <w:jc w:val="both"/>
      </w:pPr>
    </w:p>
    <w:p w14:paraId="39604E0A" w14:textId="387EA5B2" w:rsidR="00B400F8" w:rsidRDefault="00981091" w:rsidP="00F91CA4">
      <w:pPr>
        <w:pStyle w:val="BodyText"/>
        <w:spacing w:before="0" w:after="0" w:line="276" w:lineRule="auto"/>
        <w:jc w:val="both"/>
        <w:rPr>
          <w:rFonts w:ascii="Times New Roman" w:hAnsi="Times New Roman"/>
        </w:rPr>
      </w:pPr>
      <w:r w:rsidRPr="00981091">
        <w:rPr>
          <w:rFonts w:ascii="Times New Roman" w:hAnsi="Times New Roman"/>
        </w:rPr>
        <w:t>Due to groundwater declines, the department has been unable to meet the criteria levels at approximately ha</w:t>
      </w:r>
      <w:r>
        <w:rPr>
          <w:rFonts w:ascii="Times New Roman" w:hAnsi="Times New Roman"/>
        </w:rPr>
        <w:t>lf o</w:t>
      </w:r>
      <w:r w:rsidR="00B400F8">
        <w:rPr>
          <w:rFonts w:ascii="Times New Roman" w:hAnsi="Times New Roman"/>
        </w:rPr>
        <w:t>f the sites in recent years.</w:t>
      </w:r>
      <w:r>
        <w:rPr>
          <w:rFonts w:ascii="Times New Roman" w:hAnsi="Times New Roman"/>
        </w:rPr>
        <w:t xml:space="preserve"> </w:t>
      </w:r>
      <w:r w:rsidR="00B400F8">
        <w:rPr>
          <w:rFonts w:ascii="Times New Roman" w:hAnsi="Times New Roman"/>
        </w:rPr>
        <w:t xml:space="preserve">It </w:t>
      </w:r>
      <w:r w:rsidRPr="00981091">
        <w:rPr>
          <w:rFonts w:ascii="Times New Roman" w:hAnsi="Times New Roman"/>
        </w:rPr>
        <w:t xml:space="preserve">is in the process of preparing a draft Gnangara groundwater allocation plan </w:t>
      </w:r>
      <w:r w:rsidR="0009508E">
        <w:rPr>
          <w:rFonts w:ascii="Times New Roman" w:hAnsi="Times New Roman"/>
        </w:rPr>
        <w:t xml:space="preserve">to be released </w:t>
      </w:r>
      <w:r w:rsidRPr="00981091">
        <w:rPr>
          <w:rFonts w:ascii="Times New Roman" w:hAnsi="Times New Roman"/>
        </w:rPr>
        <w:t>for public c</w:t>
      </w:r>
      <w:r w:rsidR="0009508E">
        <w:rPr>
          <w:rFonts w:ascii="Times New Roman" w:hAnsi="Times New Roman"/>
        </w:rPr>
        <w:t>omment</w:t>
      </w:r>
      <w:r w:rsidR="00B400F8">
        <w:rPr>
          <w:rFonts w:ascii="Times New Roman" w:hAnsi="Times New Roman"/>
        </w:rPr>
        <w:t xml:space="preserve"> in mid-2019, which if implemented,</w:t>
      </w:r>
      <w:r w:rsidRPr="00981091">
        <w:rPr>
          <w:rFonts w:ascii="Times New Roman" w:hAnsi="Times New Roman"/>
        </w:rPr>
        <w:t xml:space="preserve"> will reduce groundwater abstraction in the plan area by a total of up to 44 GL/yr in 2028.</w:t>
      </w:r>
      <w:r w:rsidRPr="00981091">
        <w:rPr>
          <w:rFonts w:ascii="Times New Roman" w:hAnsi="Times New Roman"/>
          <w:lang w:val="en-US"/>
        </w:rPr>
        <w:t xml:space="preserve"> </w:t>
      </w:r>
      <w:r w:rsidR="0009508E">
        <w:rPr>
          <w:rFonts w:ascii="Times New Roman" w:hAnsi="Times New Roman"/>
          <w:lang w:val="en-US"/>
        </w:rPr>
        <w:t xml:space="preserve">However, </w:t>
      </w:r>
      <w:r w:rsidR="0009508E">
        <w:rPr>
          <w:rFonts w:ascii="Times New Roman" w:hAnsi="Times New Roman"/>
        </w:rPr>
        <w:t>p</w:t>
      </w:r>
      <w:r w:rsidRPr="00F91CA4">
        <w:rPr>
          <w:rFonts w:ascii="Times New Roman" w:hAnsi="Times New Roman"/>
        </w:rPr>
        <w:t>rojected modelling shows that</w:t>
      </w:r>
      <w:r w:rsidR="00F91CA4" w:rsidRPr="00F91CA4">
        <w:rPr>
          <w:rFonts w:ascii="Times New Roman" w:hAnsi="Times New Roman"/>
        </w:rPr>
        <w:t xml:space="preserve"> despite reduced abstraction – and with a continued drying climate –</w:t>
      </w:r>
      <w:r w:rsidRPr="00F91CA4">
        <w:rPr>
          <w:rFonts w:ascii="Times New Roman" w:hAnsi="Times New Roman"/>
        </w:rPr>
        <w:t xml:space="preserve"> the department will still not be able to achieve the </w:t>
      </w:r>
      <w:r w:rsidR="00F91CA4" w:rsidRPr="00F91CA4">
        <w:rPr>
          <w:rFonts w:ascii="Times New Roman" w:hAnsi="Times New Roman"/>
        </w:rPr>
        <w:t>current ‘absolute minimum’ levels at around half of the criteria sites and compliance rates will remain very similar to current rates.</w:t>
      </w:r>
      <w:r w:rsidR="00B400F8">
        <w:rPr>
          <w:rFonts w:ascii="Times New Roman" w:hAnsi="Times New Roman"/>
        </w:rPr>
        <w:t xml:space="preserve"> </w:t>
      </w:r>
    </w:p>
    <w:p w14:paraId="65D6081F" w14:textId="77777777" w:rsidR="00B400F8" w:rsidRDefault="00B400F8" w:rsidP="00F91CA4">
      <w:pPr>
        <w:pStyle w:val="BodyText"/>
        <w:spacing w:before="0" w:after="0" w:line="276" w:lineRule="auto"/>
        <w:jc w:val="both"/>
        <w:rPr>
          <w:rFonts w:ascii="Times New Roman" w:hAnsi="Times New Roman"/>
        </w:rPr>
      </w:pPr>
    </w:p>
    <w:p w14:paraId="01FE6EEF" w14:textId="2A9F0BCD" w:rsidR="006C54B6" w:rsidRDefault="00F91CA4" w:rsidP="00F91CA4">
      <w:pPr>
        <w:pStyle w:val="BodyText"/>
        <w:spacing w:before="0" w:after="0" w:line="276" w:lineRule="auto"/>
        <w:jc w:val="both"/>
        <w:rPr>
          <w:rFonts w:ascii="Times New Roman" w:hAnsi="Times New Roman"/>
        </w:rPr>
      </w:pPr>
      <w:r>
        <w:rPr>
          <w:rFonts w:ascii="Times New Roman" w:hAnsi="Times New Roman"/>
          <w:lang w:val="en-US"/>
        </w:rPr>
        <w:t xml:space="preserve">For these sites, the department proposes to alter </w:t>
      </w:r>
      <w:r w:rsidR="00174749">
        <w:rPr>
          <w:rFonts w:ascii="Times New Roman" w:hAnsi="Times New Roman"/>
          <w:lang w:val="en-US"/>
        </w:rPr>
        <w:t>the water level criteria,</w:t>
      </w:r>
      <w:r>
        <w:rPr>
          <w:rFonts w:ascii="Times New Roman" w:hAnsi="Times New Roman"/>
          <w:lang w:val="en-US"/>
        </w:rPr>
        <w:t xml:space="preserve"> and has requested a review of the implementation conditions in Statement 819. </w:t>
      </w:r>
      <w:r w:rsidRPr="00F91CA4">
        <w:rPr>
          <w:rFonts w:ascii="Times New Roman" w:hAnsi="Times New Roman"/>
        </w:rPr>
        <w:t>The department has developed a new set of water level criteria</w:t>
      </w:r>
      <w:r>
        <w:rPr>
          <w:rFonts w:ascii="Times New Roman" w:hAnsi="Times New Roman"/>
        </w:rPr>
        <w:t xml:space="preserve"> based on what groundwater modelling</w:t>
      </w:r>
      <w:r w:rsidR="00174749">
        <w:rPr>
          <w:rFonts w:ascii="Times New Roman" w:hAnsi="Times New Roman"/>
        </w:rPr>
        <w:t xml:space="preserve"> has indicated can be met through reduced abstraction and </w:t>
      </w:r>
      <w:r w:rsidR="0009508E">
        <w:rPr>
          <w:rFonts w:ascii="Times New Roman" w:hAnsi="Times New Roman"/>
        </w:rPr>
        <w:t xml:space="preserve">(in some areas) </w:t>
      </w:r>
      <w:r w:rsidR="00174749">
        <w:rPr>
          <w:rFonts w:ascii="Times New Roman" w:hAnsi="Times New Roman"/>
        </w:rPr>
        <w:t>planned land use changes.</w:t>
      </w:r>
    </w:p>
    <w:p w14:paraId="18F286E4" w14:textId="77777777" w:rsidR="008E7CA2" w:rsidRDefault="008E7CA2" w:rsidP="00F91CA4">
      <w:pPr>
        <w:pStyle w:val="BodyText"/>
        <w:spacing w:before="0" w:after="0" w:line="276" w:lineRule="auto"/>
        <w:jc w:val="both"/>
        <w:rPr>
          <w:rFonts w:ascii="Times New Roman" w:hAnsi="Times New Roman"/>
        </w:rPr>
      </w:pPr>
    </w:p>
    <w:p w14:paraId="2B2D97EC" w14:textId="42A2599D" w:rsidR="008E7CA2" w:rsidRDefault="008E7CA2" w:rsidP="008E7CA2">
      <w:pPr>
        <w:spacing w:after="160" w:line="259" w:lineRule="auto"/>
        <w:jc w:val="both"/>
      </w:pPr>
      <w:r>
        <w:t xml:space="preserve">Groundwater modelling indicates that several East Wanneroo wetlands (e.g. </w:t>
      </w:r>
      <w:r w:rsidRPr="006C54B6">
        <w:t>Lakes Mariginiup, Jandabup, Joondalup and Goollelal</w:t>
      </w:r>
      <w:r>
        <w:t>) could experience a substantial increase in future water levels through increased water recharge from urban development and a decrease in abstraction as agricultural water licenses expire.</w:t>
      </w:r>
      <w:r w:rsidR="00CD4017">
        <w:t xml:space="preserve"> Although maximum water level criteria</w:t>
      </w:r>
      <w:r>
        <w:t xml:space="preserve"> </w:t>
      </w:r>
      <w:r w:rsidR="004300FB">
        <w:t>are of little relevance due to ongoing water</w:t>
      </w:r>
      <w:r w:rsidR="00CC053A">
        <w:t xml:space="preserve"> level declines,</w:t>
      </w:r>
      <w:r w:rsidR="00375812">
        <w:t xml:space="preserve"> a review of</w:t>
      </w:r>
      <w:r w:rsidR="00BE713E" w:rsidRPr="00BE713E">
        <w:t xml:space="preserve"> </w:t>
      </w:r>
      <w:r w:rsidR="00BE713E">
        <w:t>the validity of the original maximum water level criteria at these wetlands is necessary to support future decisions around groundwater management.</w:t>
      </w:r>
      <w:r w:rsidR="00375812">
        <w:t xml:space="preserve"> </w:t>
      </w:r>
    </w:p>
    <w:p w14:paraId="0F2A00F8" w14:textId="77777777" w:rsidR="00174749" w:rsidRDefault="00174749" w:rsidP="00F91CA4">
      <w:pPr>
        <w:pStyle w:val="BodyText"/>
        <w:spacing w:before="0" w:after="0" w:line="276" w:lineRule="auto"/>
        <w:jc w:val="both"/>
        <w:rPr>
          <w:rFonts w:ascii="Times New Roman" w:hAnsi="Times New Roman"/>
        </w:rPr>
      </w:pPr>
    </w:p>
    <w:p w14:paraId="5973E177" w14:textId="0C069BDE" w:rsidR="00174749" w:rsidRPr="00E95C9F" w:rsidRDefault="00C342F6" w:rsidP="00174749">
      <w:pPr>
        <w:pStyle w:val="BodyText"/>
        <w:spacing w:before="0" w:after="0" w:line="276" w:lineRule="auto"/>
        <w:jc w:val="both"/>
        <w:rPr>
          <w:rFonts w:ascii="Times New Roman" w:hAnsi="Times New Roman"/>
          <w:b/>
        </w:rPr>
      </w:pPr>
      <w:r w:rsidRPr="00E95C9F">
        <w:rPr>
          <w:rFonts w:ascii="Times New Roman" w:hAnsi="Times New Roman"/>
          <w:b/>
        </w:rPr>
        <w:t>Objective 1</w:t>
      </w:r>
      <w:r w:rsidR="00E95C9F">
        <w:rPr>
          <w:rFonts w:ascii="Times New Roman" w:hAnsi="Times New Roman"/>
          <w:b/>
        </w:rPr>
        <w:t>)</w:t>
      </w:r>
    </w:p>
    <w:p w14:paraId="4D9D74FC" w14:textId="77777777" w:rsidR="00174749" w:rsidRPr="00174749" w:rsidRDefault="00174749" w:rsidP="00571EC8">
      <w:pPr>
        <w:pStyle w:val="BodyText"/>
        <w:spacing w:before="0" w:after="0" w:line="276" w:lineRule="auto"/>
        <w:jc w:val="both"/>
        <w:rPr>
          <w:rFonts w:ascii="Times New Roman" w:hAnsi="Times New Roman"/>
        </w:rPr>
      </w:pPr>
      <w:r>
        <w:rPr>
          <w:rFonts w:ascii="Times New Roman" w:hAnsi="Times New Roman"/>
        </w:rPr>
        <w:t xml:space="preserve">To assess </w:t>
      </w:r>
      <w:r w:rsidRPr="00174749">
        <w:rPr>
          <w:rFonts w:ascii="Times New Roman" w:hAnsi="Times New Roman"/>
        </w:rPr>
        <w:t>the proposed 2030 water level thresholds against the original listed site management objectives and values to</w:t>
      </w:r>
      <w:r w:rsidR="00C342F6">
        <w:rPr>
          <w:rFonts w:ascii="Times New Roman" w:hAnsi="Times New Roman"/>
        </w:rPr>
        <w:t xml:space="preserve"> </w:t>
      </w:r>
      <w:r w:rsidRPr="00174749">
        <w:rPr>
          <w:rFonts w:ascii="Times New Roman" w:hAnsi="Times New Roman"/>
        </w:rPr>
        <w:t>determine:</w:t>
      </w:r>
    </w:p>
    <w:p w14:paraId="2C9DD0D3" w14:textId="0DD2D541" w:rsidR="00174749" w:rsidRPr="00174749" w:rsidRDefault="00174749" w:rsidP="00174749">
      <w:pPr>
        <w:pStyle w:val="BodyText"/>
        <w:spacing w:after="0" w:line="240" w:lineRule="auto"/>
        <w:ind w:left="720"/>
        <w:rPr>
          <w:rFonts w:ascii="Times New Roman" w:hAnsi="Times New Roman"/>
        </w:rPr>
      </w:pPr>
      <w:r>
        <w:rPr>
          <w:rFonts w:ascii="Times New Roman" w:hAnsi="Times New Roman"/>
        </w:rPr>
        <w:t xml:space="preserve">a) </w:t>
      </w:r>
      <w:r w:rsidR="00F66141">
        <w:rPr>
          <w:rFonts w:ascii="Times New Roman" w:hAnsi="Times New Roman"/>
        </w:rPr>
        <w:t>w</w:t>
      </w:r>
      <w:r w:rsidR="0009508E">
        <w:rPr>
          <w:rFonts w:ascii="Times New Roman" w:hAnsi="Times New Roman"/>
        </w:rPr>
        <w:t>hich</w:t>
      </w:r>
      <w:r w:rsidRPr="00174749">
        <w:rPr>
          <w:rFonts w:ascii="Times New Roman" w:hAnsi="Times New Roman"/>
        </w:rPr>
        <w:t xml:space="preserve"> of the original stated objectives can/can’t be achieved and</w:t>
      </w:r>
      <w:r w:rsidR="00C342F6">
        <w:rPr>
          <w:rFonts w:ascii="Times New Roman" w:hAnsi="Times New Roman"/>
        </w:rPr>
        <w:t>;</w:t>
      </w:r>
      <w:r w:rsidRPr="00174749">
        <w:rPr>
          <w:rFonts w:ascii="Times New Roman" w:hAnsi="Times New Roman"/>
        </w:rPr>
        <w:t xml:space="preserve"> </w:t>
      </w:r>
    </w:p>
    <w:p w14:paraId="3D60E9FF" w14:textId="4478DADC" w:rsidR="00174749" w:rsidRPr="00174749" w:rsidRDefault="00174749" w:rsidP="00174749">
      <w:pPr>
        <w:pStyle w:val="BodyText"/>
        <w:spacing w:after="0" w:line="240" w:lineRule="auto"/>
        <w:ind w:firstLine="720"/>
        <w:rPr>
          <w:rFonts w:ascii="Times New Roman" w:hAnsi="Times New Roman"/>
        </w:rPr>
      </w:pPr>
      <w:r>
        <w:rPr>
          <w:rFonts w:ascii="Times New Roman" w:hAnsi="Times New Roman"/>
        </w:rPr>
        <w:t xml:space="preserve">b) </w:t>
      </w:r>
      <w:r w:rsidR="00F66141">
        <w:rPr>
          <w:rFonts w:ascii="Times New Roman" w:hAnsi="Times New Roman"/>
        </w:rPr>
        <w:t>what</w:t>
      </w:r>
      <w:r w:rsidRPr="00174749">
        <w:rPr>
          <w:rFonts w:ascii="Times New Roman" w:hAnsi="Times New Roman"/>
        </w:rPr>
        <w:t xml:space="preserve"> values can/can’t be protected</w:t>
      </w:r>
      <w:r w:rsidR="00F66141">
        <w:rPr>
          <w:rFonts w:ascii="Times New Roman" w:hAnsi="Times New Roman"/>
        </w:rPr>
        <w:t>.</w:t>
      </w:r>
    </w:p>
    <w:p w14:paraId="49FDB015" w14:textId="77777777" w:rsidR="00174749" w:rsidRPr="00174749" w:rsidRDefault="00174749" w:rsidP="00CD4017">
      <w:pPr>
        <w:pStyle w:val="BodyText"/>
        <w:spacing w:after="0" w:line="240" w:lineRule="auto"/>
        <w:jc w:val="both"/>
        <w:rPr>
          <w:rFonts w:ascii="Times New Roman" w:hAnsi="Times New Roman"/>
        </w:rPr>
      </w:pPr>
      <w:r w:rsidRPr="00174749">
        <w:rPr>
          <w:rFonts w:ascii="Times New Roman" w:hAnsi="Times New Roman"/>
        </w:rPr>
        <w:t>The thresholds</w:t>
      </w:r>
      <w:r w:rsidR="00CD4017">
        <w:rPr>
          <w:rFonts w:ascii="Times New Roman" w:hAnsi="Times New Roman"/>
        </w:rPr>
        <w:t xml:space="preserve"> – if implemented –</w:t>
      </w:r>
      <w:r w:rsidRPr="00174749">
        <w:rPr>
          <w:rFonts w:ascii="Times New Roman" w:hAnsi="Times New Roman"/>
        </w:rPr>
        <w:t xml:space="preserve"> will</w:t>
      </w:r>
      <w:r w:rsidR="00CD4017">
        <w:rPr>
          <w:rFonts w:ascii="Times New Roman" w:hAnsi="Times New Roman"/>
        </w:rPr>
        <w:t xml:space="preserve"> not apply until 2030 as</w:t>
      </w:r>
      <w:r w:rsidRPr="00174749">
        <w:rPr>
          <w:rFonts w:ascii="Times New Roman" w:hAnsi="Times New Roman"/>
        </w:rPr>
        <w:t xml:space="preserve"> this is the end of the planning p</w:t>
      </w:r>
      <w:r w:rsidR="00CD4017">
        <w:rPr>
          <w:rFonts w:ascii="Times New Roman" w:hAnsi="Times New Roman"/>
        </w:rPr>
        <w:t>eriod for the new Gnangara plan</w:t>
      </w:r>
      <w:r w:rsidRPr="00174749">
        <w:rPr>
          <w:rFonts w:ascii="Times New Roman" w:hAnsi="Times New Roman"/>
        </w:rPr>
        <w:t xml:space="preserve"> and</w:t>
      </w:r>
      <w:r w:rsidR="00CD4017">
        <w:rPr>
          <w:rFonts w:ascii="Times New Roman" w:hAnsi="Times New Roman"/>
        </w:rPr>
        <w:t xml:space="preserve"> is</w:t>
      </w:r>
      <w:r w:rsidRPr="00174749">
        <w:rPr>
          <w:rFonts w:ascii="Times New Roman" w:hAnsi="Times New Roman"/>
        </w:rPr>
        <w:t xml:space="preserve"> after the 2028 reductions to abstraction have begun to have an effect on water levels.</w:t>
      </w:r>
    </w:p>
    <w:p w14:paraId="2458E44E" w14:textId="1ADC2C67" w:rsidR="00BE713E" w:rsidRDefault="00BE713E">
      <w:pPr>
        <w:spacing w:after="160" w:line="259" w:lineRule="auto"/>
        <w:rPr>
          <w:b/>
          <w:i/>
        </w:rPr>
      </w:pPr>
      <w:r>
        <w:rPr>
          <w:b/>
          <w:i/>
        </w:rPr>
        <w:br w:type="page"/>
      </w:r>
    </w:p>
    <w:p w14:paraId="013B538A" w14:textId="749652CF" w:rsidR="00174749" w:rsidRPr="00E95C9F" w:rsidRDefault="00C342F6" w:rsidP="00E95C9F">
      <w:pPr>
        <w:pStyle w:val="BodyText"/>
        <w:spacing w:before="0" w:line="276" w:lineRule="auto"/>
        <w:jc w:val="both"/>
        <w:rPr>
          <w:rFonts w:ascii="Times New Roman" w:hAnsi="Times New Roman"/>
          <w:lang w:val="en-US"/>
        </w:rPr>
      </w:pPr>
      <w:r w:rsidRPr="00E95C9F">
        <w:rPr>
          <w:rFonts w:ascii="Times New Roman" w:hAnsi="Times New Roman"/>
          <w:b/>
          <w:lang w:val="en-US"/>
        </w:rPr>
        <w:lastRenderedPageBreak/>
        <w:t>Objective 2</w:t>
      </w:r>
      <w:r w:rsidR="00E95C9F">
        <w:rPr>
          <w:rFonts w:ascii="Times New Roman" w:hAnsi="Times New Roman"/>
          <w:b/>
          <w:lang w:val="en-US"/>
        </w:rPr>
        <w:t>)</w:t>
      </w:r>
    </w:p>
    <w:p w14:paraId="5C008862" w14:textId="77777777" w:rsidR="00DA14A6" w:rsidRDefault="00DA14A6" w:rsidP="00783B21">
      <w:pPr>
        <w:spacing w:after="160" w:line="259" w:lineRule="auto"/>
        <w:ind w:left="720"/>
      </w:pPr>
      <w:r>
        <w:t>To review,</w:t>
      </w:r>
      <w:r w:rsidRPr="00DA14A6">
        <w:t xml:space="preserve"> and if necessary, suggest revisions to the new (proposed) management objectives to reflect what is achievable under the proposed changes to the minimum thresholds.</w:t>
      </w:r>
    </w:p>
    <w:p w14:paraId="1B7CFABC" w14:textId="45F3D41F" w:rsidR="006C54B6" w:rsidRPr="00E95C9F" w:rsidRDefault="008E7CA2" w:rsidP="00E95C9F">
      <w:pPr>
        <w:spacing w:after="120" w:line="259" w:lineRule="auto"/>
      </w:pPr>
      <w:r w:rsidRPr="00E95C9F">
        <w:rPr>
          <w:b/>
        </w:rPr>
        <w:t>O</w:t>
      </w:r>
      <w:r w:rsidR="00DA14A6" w:rsidRPr="00E95C9F">
        <w:rPr>
          <w:b/>
        </w:rPr>
        <w:t>bjective 3</w:t>
      </w:r>
      <w:r w:rsidR="00E95C9F">
        <w:rPr>
          <w:b/>
        </w:rPr>
        <w:t>)</w:t>
      </w:r>
    </w:p>
    <w:p w14:paraId="24ABC927" w14:textId="4C8CC05A" w:rsidR="006C54B6" w:rsidRDefault="006C54B6" w:rsidP="00783B21">
      <w:pPr>
        <w:spacing w:after="160" w:line="259" w:lineRule="auto"/>
        <w:ind w:left="720"/>
        <w:jc w:val="both"/>
      </w:pPr>
      <w:r>
        <w:t>T</w:t>
      </w:r>
      <w:r w:rsidRPr="006C54B6">
        <w:t>o consider the model projections for the</w:t>
      </w:r>
      <w:r w:rsidR="008E7CA2">
        <w:t xml:space="preserve"> aforementioned</w:t>
      </w:r>
      <w:r w:rsidRPr="006C54B6">
        <w:t xml:space="preserve"> four East Wanneroo wetlands identified and assess whether the WAWA (1995) maximum water level criteria are still valid (meet the proposed management objectives or whether a) an alternative value should be set, or b) further review is required to set a more appropriate maximum threshold.</w:t>
      </w:r>
    </w:p>
    <w:p w14:paraId="6D50A240" w14:textId="361D8C18" w:rsidR="00783B21" w:rsidRPr="00E95C9F" w:rsidRDefault="00783B21" w:rsidP="00E95C9F">
      <w:pPr>
        <w:spacing w:after="120" w:line="259" w:lineRule="auto"/>
        <w:jc w:val="both"/>
        <w:rPr>
          <w:b/>
        </w:rPr>
      </w:pPr>
      <w:r w:rsidRPr="00E95C9F">
        <w:rPr>
          <w:b/>
        </w:rPr>
        <w:t>Objective 4</w:t>
      </w:r>
      <w:r w:rsidR="00E95C9F">
        <w:rPr>
          <w:b/>
        </w:rPr>
        <w:t>)</w:t>
      </w:r>
    </w:p>
    <w:p w14:paraId="496D5D39" w14:textId="770DA8C4" w:rsidR="00B55FCB" w:rsidRDefault="00783B21" w:rsidP="00783B21">
      <w:pPr>
        <w:spacing w:after="160" w:line="259" w:lineRule="auto"/>
        <w:ind w:left="720"/>
        <w:jc w:val="both"/>
      </w:pPr>
      <w:r w:rsidRPr="00783B21">
        <w:t>To establish a minimum (and, if necessary a maximum) water level threshold at the staff gauge and bore GLP_EC, based on maintaining the lake’s ecological and social values. Modelling projects that water levels will rise in the Lake Gwelup area by around 0.6 m.</w:t>
      </w:r>
    </w:p>
    <w:p w14:paraId="62106C80" w14:textId="77777777" w:rsidR="00B55FCB" w:rsidRDefault="00B55FCB">
      <w:pPr>
        <w:spacing w:after="160" w:line="259" w:lineRule="auto"/>
      </w:pPr>
      <w:r>
        <w:br w:type="page"/>
      </w:r>
    </w:p>
    <w:p w14:paraId="2C58E603" w14:textId="18521ADA" w:rsidR="00C342F6" w:rsidRDefault="001114CF" w:rsidP="00B55FCB">
      <w:pPr>
        <w:spacing w:after="160" w:line="259" w:lineRule="auto"/>
        <w:ind w:left="720"/>
        <w:jc w:val="both"/>
      </w:pPr>
      <w:r>
        <w:rPr>
          <w:noProof/>
          <w:lang w:val="en-AU" w:eastAsia="en-AU"/>
        </w:rPr>
        <mc:AlternateContent>
          <mc:Choice Requires="wpg">
            <w:drawing>
              <wp:anchor distT="0" distB="0" distL="114300" distR="114300" simplePos="0" relativeHeight="251661312" behindDoc="0" locked="0" layoutInCell="1" allowOverlap="1" wp14:anchorId="20DCE4D4" wp14:editId="755D8C20">
                <wp:simplePos x="0" y="0"/>
                <wp:positionH relativeFrom="column">
                  <wp:posOffset>0</wp:posOffset>
                </wp:positionH>
                <wp:positionV relativeFrom="paragraph">
                  <wp:posOffset>7951</wp:posOffset>
                </wp:positionV>
                <wp:extent cx="5732780" cy="8500745"/>
                <wp:effectExtent l="0" t="0" r="1270" b="0"/>
                <wp:wrapSquare wrapText="bothSides"/>
                <wp:docPr id="5" name="Group 5"/>
                <wp:cNvGraphicFramePr/>
                <a:graphic xmlns:a="http://schemas.openxmlformats.org/drawingml/2006/main">
                  <a:graphicData uri="http://schemas.microsoft.com/office/word/2010/wordprocessingGroup">
                    <wpg:wgp>
                      <wpg:cNvGrpSpPr/>
                      <wpg:grpSpPr>
                        <a:xfrm>
                          <a:off x="0" y="0"/>
                          <a:ext cx="5732780" cy="8500745"/>
                          <a:chOff x="0" y="0"/>
                          <a:chExt cx="5732780" cy="8500745"/>
                        </a:xfrm>
                      </wpg:grpSpPr>
                      <pic:pic xmlns:pic="http://schemas.openxmlformats.org/drawingml/2006/picture">
                        <pic:nvPicPr>
                          <pic:cNvPr id="3" name="Picture 3"/>
                          <pic:cNvPicPr>
                            <a:picLocks noChangeAspect="1"/>
                          </pic:cNvPicPr>
                        </pic:nvPicPr>
                        <pic:blipFill rotWithShape="1">
                          <a:blip r:embed="rId5" cstate="print">
                            <a:extLst>
                              <a:ext uri="{28A0092B-C50C-407E-A947-70E740481C1C}">
                                <a14:useLocalDpi xmlns:a14="http://schemas.microsoft.com/office/drawing/2010/main" val="0"/>
                              </a:ext>
                            </a:extLst>
                          </a:blip>
                          <a:srcRect l="1846" t="1306" r="1597" b="1500"/>
                          <a:stretch/>
                        </pic:blipFill>
                        <pic:spPr bwMode="auto">
                          <a:xfrm>
                            <a:off x="0" y="0"/>
                            <a:ext cx="5732780" cy="815594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8213090"/>
                            <a:ext cx="5732780" cy="287655"/>
                          </a:xfrm>
                          <a:prstGeom prst="rect">
                            <a:avLst/>
                          </a:prstGeom>
                          <a:solidFill>
                            <a:prstClr val="white"/>
                          </a:solidFill>
                          <a:ln>
                            <a:noFill/>
                          </a:ln>
                        </wps:spPr>
                        <wps:txbx>
                          <w:txbxContent>
                            <w:p w14:paraId="00393C56" w14:textId="3CE23F9C" w:rsidR="00205988" w:rsidRPr="00B55FCB" w:rsidRDefault="00205988" w:rsidP="00B55FCB">
                              <w:pPr>
                                <w:pStyle w:val="Caption"/>
                                <w:rPr>
                                  <w:i w:val="0"/>
                                  <w:noProof/>
                                  <w:color w:val="auto"/>
                                  <w:sz w:val="22"/>
                                  <w:szCs w:val="22"/>
                                </w:rPr>
                              </w:pPr>
                              <w:r w:rsidRPr="00B55FCB">
                                <w:rPr>
                                  <w:i w:val="0"/>
                                  <w:color w:val="auto"/>
                                  <w:sz w:val="22"/>
                                  <w:szCs w:val="22"/>
                                </w:rPr>
                                <w:t xml:space="preserve">Figure </w:t>
                              </w:r>
                              <w:r w:rsidRPr="00B55FCB">
                                <w:rPr>
                                  <w:i w:val="0"/>
                                  <w:color w:val="auto"/>
                                  <w:sz w:val="22"/>
                                  <w:szCs w:val="22"/>
                                </w:rPr>
                                <w:fldChar w:fldCharType="begin"/>
                              </w:r>
                              <w:r w:rsidRPr="00B55FCB">
                                <w:rPr>
                                  <w:i w:val="0"/>
                                  <w:color w:val="auto"/>
                                  <w:sz w:val="22"/>
                                  <w:szCs w:val="22"/>
                                </w:rPr>
                                <w:instrText xml:space="preserve"> SEQ Figure \* ARABIC </w:instrText>
                              </w:r>
                              <w:r w:rsidRPr="00B55FCB">
                                <w:rPr>
                                  <w:i w:val="0"/>
                                  <w:color w:val="auto"/>
                                  <w:sz w:val="22"/>
                                  <w:szCs w:val="22"/>
                                </w:rPr>
                                <w:fldChar w:fldCharType="separate"/>
                              </w:r>
                              <w:r w:rsidRPr="00B55FCB">
                                <w:rPr>
                                  <w:i w:val="0"/>
                                  <w:noProof/>
                                  <w:color w:val="auto"/>
                                  <w:sz w:val="22"/>
                                  <w:szCs w:val="22"/>
                                </w:rPr>
                                <w:t>1</w:t>
                              </w:r>
                              <w:r w:rsidRPr="00B55FCB">
                                <w:rPr>
                                  <w:i w:val="0"/>
                                  <w:color w:val="auto"/>
                                  <w:sz w:val="22"/>
                                  <w:szCs w:val="22"/>
                                </w:rPr>
                                <w:fldChar w:fldCharType="end"/>
                              </w:r>
                              <w:r w:rsidRPr="00B55FCB">
                                <w:rPr>
                                  <w:i w:val="0"/>
                                  <w:color w:val="auto"/>
                                  <w:sz w:val="22"/>
                                  <w:szCs w:val="22"/>
                                </w:rPr>
                                <w:t>. Location of Ministerial criteria sites and proposed new sites, including Lake Gwelup.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CE4D4" id="Group 5" o:spid="_x0000_s1026" style="position:absolute;left:0;text-align:left;margin-left:0;margin-top:.65pt;width:451.4pt;height:669.35pt;z-index:251661312" coordsize="57327,850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4X44/tR/DP8AZjsdPuviV8RfAvw9ttWd4rGXxNr9rpMd66AF1ia4kQOVDKSF&#10;yQCM9aAO6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27;height:8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">
                  <v:imagedata r:id="rId6" o:title="" croptop="856f" cropbottom="983f" cropleft="1210f" cropright="1047f"/>
                  <v:path arrowok="t"/>
                </v:shape>
                <v:shapetype id="_x0000_t202" coordsize="21600,21600" o:spt="202" path="m,l,21600r21600,l21600,xe">
                  <v:stroke joinstyle="miter"/>
                  <v:path gradientshapeok="t" o:connecttype="rect"/>
                </v:shapetype>
                <v:shape id="Text Box 2" o:spid="_x0000_s1028" type="#_x0000_t202" style="position:absolute;top:82130;width:5732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0393C56" w14:textId="3CE23F9C" w:rsidR="00205988" w:rsidRPr="00B55FCB" w:rsidRDefault="00205988" w:rsidP="00B55FCB">
                        <w:pPr>
                          <w:pStyle w:val="Caption"/>
                          <w:rPr>
                            <w:i w:val="0"/>
                            <w:noProof/>
                            <w:color w:val="auto"/>
                            <w:sz w:val="22"/>
                            <w:szCs w:val="22"/>
                          </w:rPr>
                        </w:pPr>
                        <w:r w:rsidRPr="00B55FCB">
                          <w:rPr>
                            <w:i w:val="0"/>
                            <w:color w:val="auto"/>
                            <w:sz w:val="22"/>
                            <w:szCs w:val="22"/>
                          </w:rPr>
                          <w:t xml:space="preserve">Figure </w:t>
                        </w:r>
                        <w:r w:rsidRPr="00B55FCB">
                          <w:rPr>
                            <w:i w:val="0"/>
                            <w:color w:val="auto"/>
                            <w:sz w:val="22"/>
                            <w:szCs w:val="22"/>
                          </w:rPr>
                          <w:fldChar w:fldCharType="begin"/>
                        </w:r>
                        <w:r w:rsidRPr="00B55FCB">
                          <w:rPr>
                            <w:i w:val="0"/>
                            <w:color w:val="auto"/>
                            <w:sz w:val="22"/>
                            <w:szCs w:val="22"/>
                          </w:rPr>
                          <w:instrText xml:space="preserve"> SEQ Figure \* ARABIC </w:instrText>
                        </w:r>
                        <w:r w:rsidRPr="00B55FCB">
                          <w:rPr>
                            <w:i w:val="0"/>
                            <w:color w:val="auto"/>
                            <w:sz w:val="22"/>
                            <w:szCs w:val="22"/>
                          </w:rPr>
                          <w:fldChar w:fldCharType="separate"/>
                        </w:r>
                        <w:r w:rsidRPr="00B55FCB">
                          <w:rPr>
                            <w:i w:val="0"/>
                            <w:noProof/>
                            <w:color w:val="auto"/>
                            <w:sz w:val="22"/>
                            <w:szCs w:val="22"/>
                          </w:rPr>
                          <w:t>1</w:t>
                        </w:r>
                        <w:r w:rsidRPr="00B55FCB">
                          <w:rPr>
                            <w:i w:val="0"/>
                            <w:color w:val="auto"/>
                            <w:sz w:val="22"/>
                            <w:szCs w:val="22"/>
                          </w:rPr>
                          <w:fldChar w:fldCharType="end"/>
                        </w:r>
                        <w:r w:rsidRPr="00B55FCB">
                          <w:rPr>
                            <w:i w:val="0"/>
                            <w:color w:val="auto"/>
                            <w:sz w:val="22"/>
                            <w:szCs w:val="22"/>
                          </w:rPr>
                          <w:t>. Location of Ministerial criteria sites and proposed new sites, including Lake Gwelup.</w:t>
                        </w:r>
                      </w:p>
                    </w:txbxContent>
                  </v:textbox>
                </v:shape>
                <w10:wrap type="square"/>
              </v:group>
            </w:pict>
          </mc:Fallback>
        </mc:AlternateContent>
      </w:r>
      <w:r w:rsidR="00C342F6">
        <w:br w:type="page"/>
      </w:r>
    </w:p>
    <w:p w14:paraId="697CC4F9" w14:textId="3535B747" w:rsidR="00C342F6" w:rsidRPr="00E95C9F" w:rsidRDefault="00BB19A0" w:rsidP="00C342F6">
      <w:pPr>
        <w:pStyle w:val="Heading1"/>
        <w:rPr>
          <w:rFonts w:ascii="Times New Roman" w:hAnsi="Times New Roman" w:cs="Times New Roman"/>
          <w:b/>
          <w:color w:val="auto"/>
          <w:sz w:val="28"/>
          <w:szCs w:val="28"/>
        </w:rPr>
      </w:pPr>
      <w:r>
        <w:rPr>
          <w:rFonts w:ascii="Times New Roman" w:hAnsi="Times New Roman" w:cs="Times New Roman"/>
          <w:b/>
          <w:color w:val="auto"/>
          <w:sz w:val="28"/>
          <w:szCs w:val="28"/>
        </w:rPr>
        <w:t>Approach and Deliverables</w:t>
      </w:r>
    </w:p>
    <w:p w14:paraId="729D7406" w14:textId="77777777" w:rsidR="00783B21" w:rsidRDefault="00783B21" w:rsidP="00783B21"/>
    <w:p w14:paraId="1D78F5C7" w14:textId="5FFD3FED" w:rsidR="00783B21" w:rsidRDefault="00783B21" w:rsidP="00827143">
      <w:pPr>
        <w:jc w:val="both"/>
        <w:rPr>
          <w:sz w:val="22"/>
          <w:szCs w:val="22"/>
        </w:rPr>
      </w:pPr>
      <w:r w:rsidRPr="004B4239">
        <w:rPr>
          <w:sz w:val="22"/>
          <w:szCs w:val="22"/>
          <w:lang w:val="en-AU"/>
        </w:rPr>
        <w:t>The Department of Water</w:t>
      </w:r>
      <w:r>
        <w:rPr>
          <w:sz w:val="22"/>
          <w:szCs w:val="22"/>
          <w:lang w:val="en-AU"/>
        </w:rPr>
        <w:t xml:space="preserve"> and Environmental Regulation</w:t>
      </w:r>
      <w:r w:rsidRPr="004B4239">
        <w:rPr>
          <w:sz w:val="22"/>
          <w:szCs w:val="22"/>
          <w:lang w:val="en-AU"/>
        </w:rPr>
        <w:t xml:space="preserve"> requires </w:t>
      </w:r>
      <w:r w:rsidR="00827143">
        <w:rPr>
          <w:sz w:val="22"/>
          <w:szCs w:val="22"/>
          <w:lang w:val="en-AU"/>
        </w:rPr>
        <w:t>a contractor to conduct a review</w:t>
      </w:r>
      <w:r w:rsidR="00D57917">
        <w:rPr>
          <w:sz w:val="22"/>
          <w:szCs w:val="22"/>
          <w:lang w:val="en-AU"/>
        </w:rPr>
        <w:t xml:space="preserve"> of the minimum water criteria required at </w:t>
      </w:r>
      <w:r w:rsidR="00EC3C81">
        <w:rPr>
          <w:sz w:val="22"/>
          <w:szCs w:val="22"/>
          <w:lang w:val="en-AU"/>
        </w:rPr>
        <w:t>sites where modelling has cited that existing criteria, even under propo</w:t>
      </w:r>
      <w:r w:rsidR="00B0738B">
        <w:rPr>
          <w:sz w:val="22"/>
          <w:szCs w:val="22"/>
          <w:lang w:val="en-AU"/>
        </w:rPr>
        <w:t>sed reductions in abstraction</w:t>
      </w:r>
      <w:r w:rsidR="00EC3C81">
        <w:rPr>
          <w:sz w:val="22"/>
          <w:szCs w:val="22"/>
          <w:lang w:val="en-AU"/>
        </w:rPr>
        <w:t>, are unable to be met.</w:t>
      </w:r>
      <w:r w:rsidRPr="004B4239">
        <w:rPr>
          <w:sz w:val="22"/>
          <w:szCs w:val="22"/>
          <w:lang w:val="en-AU"/>
        </w:rPr>
        <w:t xml:space="preserve"> </w:t>
      </w:r>
      <w:r w:rsidR="00905820">
        <w:rPr>
          <w:sz w:val="22"/>
          <w:szCs w:val="22"/>
          <w:lang w:val="en-AU"/>
        </w:rPr>
        <w:t>Edith Cowan University’s</w:t>
      </w:r>
      <w:r w:rsidR="00B0738B">
        <w:rPr>
          <w:sz w:val="22"/>
          <w:szCs w:val="22"/>
          <w:lang w:val="en-AU"/>
        </w:rPr>
        <w:t xml:space="preserve"> Centre for Ecosystem Management </w:t>
      </w:r>
      <w:r w:rsidR="001114CF">
        <w:rPr>
          <w:sz w:val="22"/>
          <w:szCs w:val="22"/>
          <w:lang w:val="en-AU"/>
        </w:rPr>
        <w:t xml:space="preserve">(CEM) </w:t>
      </w:r>
      <w:r w:rsidR="00B0738B">
        <w:rPr>
          <w:sz w:val="22"/>
          <w:szCs w:val="22"/>
          <w:lang w:val="en-AU"/>
        </w:rPr>
        <w:t>will undertake</w:t>
      </w:r>
      <w:r w:rsidR="001114CF">
        <w:rPr>
          <w:sz w:val="22"/>
          <w:szCs w:val="22"/>
        </w:rPr>
        <w:t xml:space="preserve"> Tasks 1-5 as follows.</w:t>
      </w:r>
    </w:p>
    <w:p w14:paraId="4479A6D7" w14:textId="77777777" w:rsidR="00827143" w:rsidRDefault="00827143" w:rsidP="00827143">
      <w:pPr>
        <w:jc w:val="both"/>
        <w:rPr>
          <w:sz w:val="22"/>
          <w:szCs w:val="22"/>
        </w:rPr>
      </w:pPr>
    </w:p>
    <w:p w14:paraId="0A024DE4" w14:textId="77777777" w:rsidR="00827143" w:rsidRPr="00E95C9F" w:rsidRDefault="00827143" w:rsidP="001114CF">
      <w:pPr>
        <w:pStyle w:val="Heading2"/>
        <w:rPr>
          <w:rFonts w:ascii="Times New Roman" w:hAnsi="Times New Roman" w:cs="Times New Roman"/>
          <w:b/>
          <w:color w:val="auto"/>
        </w:rPr>
      </w:pPr>
      <w:r w:rsidRPr="00E95C9F">
        <w:rPr>
          <w:rFonts w:ascii="Times New Roman" w:hAnsi="Times New Roman" w:cs="Times New Roman"/>
          <w:b/>
          <w:color w:val="auto"/>
        </w:rPr>
        <w:t xml:space="preserve">Tasks 1 – 3 </w:t>
      </w:r>
    </w:p>
    <w:p w14:paraId="1572D7C2" w14:textId="77777777" w:rsidR="00827143" w:rsidRDefault="00827143" w:rsidP="00827143">
      <w:pPr>
        <w:jc w:val="both"/>
        <w:rPr>
          <w:sz w:val="22"/>
          <w:szCs w:val="22"/>
        </w:rPr>
      </w:pPr>
    </w:p>
    <w:p w14:paraId="71CBDC3B" w14:textId="5D8EDA77" w:rsidR="00DF662E" w:rsidRPr="00B55FCB" w:rsidRDefault="00A01607" w:rsidP="00DF662E">
      <w:pPr>
        <w:pStyle w:val="BodyText"/>
        <w:spacing w:after="0" w:line="240" w:lineRule="auto"/>
        <w:rPr>
          <w:rFonts w:ascii="Times New Roman" w:hAnsi="Times New Roman"/>
          <w:sz w:val="22"/>
          <w:szCs w:val="22"/>
        </w:rPr>
      </w:pPr>
      <w:r w:rsidRPr="00BB19A0">
        <w:rPr>
          <w:rFonts w:ascii="Times New Roman" w:hAnsi="Times New Roman"/>
          <w:sz w:val="22"/>
          <w:szCs w:val="22"/>
          <w:u w:val="single"/>
        </w:rPr>
        <w:t>Task 1</w:t>
      </w:r>
      <w:r>
        <w:rPr>
          <w:rFonts w:ascii="Times New Roman" w:hAnsi="Times New Roman"/>
          <w:sz w:val="22"/>
          <w:szCs w:val="22"/>
        </w:rPr>
        <w:t xml:space="preserve">: </w:t>
      </w:r>
      <w:r w:rsidR="00DF662E" w:rsidRPr="00B55FCB">
        <w:rPr>
          <w:rFonts w:ascii="Times New Roman" w:hAnsi="Times New Roman"/>
          <w:sz w:val="22"/>
          <w:szCs w:val="22"/>
        </w:rPr>
        <w:t>For sites listed in Table 1</w:t>
      </w:r>
      <w:r w:rsidR="00C37998" w:rsidRPr="00B55FCB">
        <w:rPr>
          <w:rFonts w:ascii="Times New Roman" w:hAnsi="Times New Roman"/>
          <w:sz w:val="22"/>
          <w:szCs w:val="22"/>
        </w:rPr>
        <w:t xml:space="preserve"> (refer Appendix 1)</w:t>
      </w:r>
      <w:r w:rsidR="00DF662E" w:rsidRPr="00B55FCB">
        <w:rPr>
          <w:rFonts w:ascii="Times New Roman" w:hAnsi="Times New Roman"/>
          <w:sz w:val="22"/>
          <w:szCs w:val="22"/>
        </w:rPr>
        <w:t>,</w:t>
      </w:r>
      <w:r w:rsidR="001114CF">
        <w:rPr>
          <w:rFonts w:ascii="Times New Roman" w:hAnsi="Times New Roman"/>
          <w:sz w:val="22"/>
          <w:szCs w:val="22"/>
        </w:rPr>
        <w:t xml:space="preserve"> CEM will</w:t>
      </w:r>
      <w:r w:rsidR="00DF662E" w:rsidRPr="00B55FCB">
        <w:rPr>
          <w:rFonts w:ascii="Times New Roman" w:hAnsi="Times New Roman"/>
          <w:sz w:val="22"/>
          <w:szCs w:val="22"/>
        </w:rPr>
        <w:t xml:space="preserve"> assess what</w:t>
      </w:r>
      <w:r w:rsidR="00FE163D">
        <w:rPr>
          <w:rFonts w:ascii="Times New Roman" w:hAnsi="Times New Roman"/>
          <w:sz w:val="22"/>
          <w:szCs w:val="22"/>
        </w:rPr>
        <w:t xml:space="preserve"> effect</w:t>
      </w:r>
      <w:r w:rsidR="00DF662E" w:rsidRPr="00B55FCB">
        <w:rPr>
          <w:rFonts w:ascii="Times New Roman" w:hAnsi="Times New Roman"/>
          <w:sz w:val="22"/>
          <w:szCs w:val="22"/>
        </w:rPr>
        <w:t xml:space="preserve"> altering absolute minimum threshold water levels may </w:t>
      </w:r>
      <w:r w:rsidR="00FE163D">
        <w:rPr>
          <w:rFonts w:ascii="Times New Roman" w:hAnsi="Times New Roman"/>
          <w:sz w:val="22"/>
          <w:szCs w:val="22"/>
        </w:rPr>
        <w:t>have</w:t>
      </w:r>
      <w:r w:rsidR="00DF662E" w:rsidRPr="00B55FCB">
        <w:rPr>
          <w:rFonts w:ascii="Times New Roman" w:hAnsi="Times New Roman"/>
          <w:sz w:val="22"/>
          <w:szCs w:val="22"/>
        </w:rPr>
        <w:t xml:space="preserve"> on: </w:t>
      </w:r>
    </w:p>
    <w:p w14:paraId="34CCAA76" w14:textId="77777777" w:rsidR="00DF662E" w:rsidRPr="00B55FCB" w:rsidRDefault="00DF662E" w:rsidP="00DF662E">
      <w:pPr>
        <w:pStyle w:val="BodyText"/>
        <w:numPr>
          <w:ilvl w:val="1"/>
          <w:numId w:val="4"/>
        </w:numPr>
        <w:spacing w:after="0" w:line="240" w:lineRule="auto"/>
        <w:rPr>
          <w:rFonts w:ascii="Times New Roman" w:hAnsi="Times New Roman"/>
          <w:sz w:val="22"/>
          <w:szCs w:val="22"/>
        </w:rPr>
      </w:pPr>
      <w:r w:rsidRPr="00B55FCB">
        <w:rPr>
          <w:rFonts w:ascii="Times New Roman" w:hAnsi="Times New Roman"/>
          <w:sz w:val="22"/>
          <w:szCs w:val="22"/>
        </w:rPr>
        <w:t>achieving the original stated site management objectives in Table 1</w:t>
      </w:r>
    </w:p>
    <w:p w14:paraId="2AB4416B" w14:textId="31BE4F6D" w:rsidR="00DF662E" w:rsidRPr="00B55FCB" w:rsidRDefault="00DF662E" w:rsidP="00DF662E">
      <w:pPr>
        <w:pStyle w:val="BodyText"/>
        <w:numPr>
          <w:ilvl w:val="1"/>
          <w:numId w:val="4"/>
        </w:numPr>
        <w:spacing w:after="0" w:line="240" w:lineRule="auto"/>
        <w:rPr>
          <w:rFonts w:ascii="Times New Roman" w:hAnsi="Times New Roman"/>
          <w:sz w:val="22"/>
          <w:szCs w:val="22"/>
        </w:rPr>
      </w:pPr>
      <w:r w:rsidRPr="00B55FCB">
        <w:rPr>
          <w:rFonts w:ascii="Times New Roman" w:hAnsi="Times New Roman"/>
          <w:sz w:val="22"/>
          <w:szCs w:val="22"/>
        </w:rPr>
        <w:t>the or</w:t>
      </w:r>
      <w:r w:rsidR="00B87E28">
        <w:rPr>
          <w:rFonts w:ascii="Times New Roman" w:hAnsi="Times New Roman"/>
          <w:sz w:val="22"/>
          <w:szCs w:val="22"/>
        </w:rPr>
        <w:t>iginal stated site values</w:t>
      </w:r>
      <w:r w:rsidRPr="00B55FCB">
        <w:rPr>
          <w:rFonts w:ascii="Times New Roman" w:hAnsi="Times New Roman"/>
          <w:sz w:val="22"/>
          <w:szCs w:val="22"/>
        </w:rPr>
        <w:t xml:space="preserve"> in Table 1, and </w:t>
      </w:r>
    </w:p>
    <w:p w14:paraId="603E6376" w14:textId="19EA4EF0" w:rsidR="00DF662E" w:rsidRDefault="00662708" w:rsidP="00662708">
      <w:pPr>
        <w:pStyle w:val="BodyText"/>
        <w:spacing w:after="0" w:line="240" w:lineRule="auto"/>
        <w:ind w:left="720" w:hanging="360"/>
        <w:rPr>
          <w:rFonts w:ascii="Times New Roman" w:hAnsi="Times New Roman"/>
          <w:sz w:val="22"/>
          <w:szCs w:val="22"/>
        </w:rPr>
      </w:pPr>
      <w:r>
        <w:rPr>
          <w:rFonts w:ascii="Times New Roman" w:hAnsi="Times New Roman"/>
          <w:sz w:val="22"/>
          <w:szCs w:val="22"/>
        </w:rPr>
        <w:t>c)</w:t>
      </w:r>
      <w:r>
        <w:rPr>
          <w:rFonts w:ascii="Times New Roman" w:hAnsi="Times New Roman"/>
          <w:sz w:val="22"/>
          <w:szCs w:val="22"/>
        </w:rPr>
        <w:tab/>
        <w:t>w</w:t>
      </w:r>
      <w:r w:rsidR="00DF662E" w:rsidRPr="00B55FCB">
        <w:rPr>
          <w:rFonts w:ascii="Times New Roman" w:hAnsi="Times New Roman"/>
          <w:sz w:val="22"/>
          <w:szCs w:val="22"/>
        </w:rPr>
        <w:t>here these are different from 1b), the current values as described in recent monitoring reports.</w:t>
      </w:r>
    </w:p>
    <w:p w14:paraId="24B6F68D" w14:textId="77777777" w:rsidR="00B87E28" w:rsidRPr="00B55FCB" w:rsidRDefault="00B87E28" w:rsidP="00B400F8">
      <w:pPr>
        <w:pStyle w:val="BodyText"/>
        <w:spacing w:before="0" w:after="0" w:line="240" w:lineRule="auto"/>
        <w:rPr>
          <w:rFonts w:ascii="Times New Roman" w:hAnsi="Times New Roman"/>
          <w:sz w:val="22"/>
          <w:szCs w:val="22"/>
        </w:rPr>
      </w:pPr>
    </w:p>
    <w:p w14:paraId="547A8B8B" w14:textId="7C6E7D39" w:rsidR="00DF662E" w:rsidRPr="00B400F8" w:rsidRDefault="00B400F8" w:rsidP="00E95C9F">
      <w:pPr>
        <w:pStyle w:val="BodyText"/>
        <w:spacing w:before="0" w:after="0" w:line="276" w:lineRule="auto"/>
        <w:jc w:val="both"/>
        <w:rPr>
          <w:rFonts w:ascii="Times New Roman" w:hAnsi="Times New Roman"/>
          <w:sz w:val="22"/>
          <w:szCs w:val="22"/>
        </w:rPr>
      </w:pPr>
      <w:r w:rsidRPr="00B400F8">
        <w:rPr>
          <w:rFonts w:ascii="Times New Roman" w:hAnsi="Times New Roman"/>
          <w:sz w:val="22"/>
          <w:szCs w:val="22"/>
        </w:rPr>
        <w:t xml:space="preserve">(n.b. </w:t>
      </w:r>
      <w:r w:rsidR="00DF662E" w:rsidRPr="00B400F8" w:rsidDel="00C13D64">
        <w:rPr>
          <w:rFonts w:ascii="Times New Roman" w:hAnsi="Times New Roman"/>
          <w:sz w:val="22"/>
          <w:szCs w:val="22"/>
        </w:rPr>
        <w:t>A description of the proposed new th</w:t>
      </w:r>
      <w:r>
        <w:rPr>
          <w:rFonts w:ascii="Times New Roman" w:hAnsi="Times New Roman"/>
          <w:sz w:val="22"/>
          <w:szCs w:val="22"/>
        </w:rPr>
        <w:t>reshold levels for each site is</w:t>
      </w:r>
      <w:r w:rsidR="00DF662E" w:rsidRPr="00B400F8" w:rsidDel="00C13D64">
        <w:rPr>
          <w:rFonts w:ascii="Times New Roman" w:hAnsi="Times New Roman"/>
          <w:sz w:val="22"/>
          <w:szCs w:val="22"/>
        </w:rPr>
        <w:t xml:space="preserve"> described in Table 2. </w:t>
      </w:r>
      <w:r w:rsidR="00DF662E" w:rsidRPr="00B400F8" w:rsidDel="00C13D64">
        <w:rPr>
          <w:rFonts w:ascii="Times New Roman" w:hAnsi="Times New Roman"/>
          <w:sz w:val="22"/>
          <w:szCs w:val="22"/>
          <w:u w:val="single"/>
        </w:rPr>
        <w:t>Note that Lake Gwelup is not included in</w:t>
      </w:r>
      <w:r>
        <w:rPr>
          <w:rFonts w:ascii="Times New Roman" w:hAnsi="Times New Roman"/>
          <w:sz w:val="22"/>
          <w:szCs w:val="22"/>
          <w:u w:val="single"/>
        </w:rPr>
        <w:t xml:space="preserve"> Tasks 1 to 4, but is included</w:t>
      </w:r>
      <w:r w:rsidR="00DF662E" w:rsidRPr="00B400F8" w:rsidDel="00C13D64">
        <w:rPr>
          <w:rFonts w:ascii="Times New Roman" w:hAnsi="Times New Roman"/>
          <w:sz w:val="22"/>
          <w:szCs w:val="22"/>
          <w:u w:val="single"/>
        </w:rPr>
        <w:t xml:space="preserve"> in Task 5</w:t>
      </w:r>
      <w:r w:rsidR="00DF662E" w:rsidRPr="00B400F8" w:rsidDel="00C13D64">
        <w:rPr>
          <w:rFonts w:ascii="Times New Roman" w:hAnsi="Times New Roman"/>
          <w:sz w:val="22"/>
          <w:szCs w:val="22"/>
        </w:rPr>
        <w:t>.</w:t>
      </w:r>
      <w:r w:rsidRPr="00B400F8">
        <w:rPr>
          <w:rFonts w:ascii="Times New Roman" w:hAnsi="Times New Roman"/>
          <w:sz w:val="22"/>
          <w:szCs w:val="22"/>
        </w:rPr>
        <w:t>)</w:t>
      </w:r>
    </w:p>
    <w:p w14:paraId="7C483FFD" w14:textId="77777777" w:rsidR="00DF662E" w:rsidRPr="00B55FCB" w:rsidDel="00C13D64" w:rsidRDefault="00DF662E" w:rsidP="00DF662E">
      <w:pPr>
        <w:pStyle w:val="BodyText"/>
        <w:spacing w:after="0" w:line="240" w:lineRule="auto"/>
        <w:rPr>
          <w:rFonts w:ascii="Times New Roman" w:hAnsi="Times New Roman"/>
          <w:sz w:val="22"/>
          <w:szCs w:val="22"/>
        </w:rPr>
      </w:pPr>
    </w:p>
    <w:p w14:paraId="7ACBCDB5" w14:textId="365FEE1E" w:rsidR="00DF662E" w:rsidRPr="00B55FCB" w:rsidRDefault="00662708" w:rsidP="00B400F8">
      <w:pPr>
        <w:pStyle w:val="BodyText"/>
        <w:spacing w:before="0" w:after="0" w:line="240" w:lineRule="auto"/>
        <w:jc w:val="both"/>
        <w:rPr>
          <w:rFonts w:ascii="Times New Roman" w:hAnsi="Times New Roman"/>
          <w:sz w:val="22"/>
          <w:szCs w:val="22"/>
        </w:rPr>
      </w:pPr>
      <w:r>
        <w:rPr>
          <w:rFonts w:ascii="Times New Roman" w:hAnsi="Times New Roman"/>
          <w:sz w:val="22"/>
          <w:szCs w:val="22"/>
        </w:rPr>
        <w:t xml:space="preserve">CEM will base this assessment on whether or not the new threshold levels will meet </w:t>
      </w:r>
      <w:r w:rsidR="00905820">
        <w:rPr>
          <w:rFonts w:ascii="Times New Roman" w:hAnsi="Times New Roman"/>
          <w:sz w:val="22"/>
          <w:szCs w:val="22"/>
        </w:rPr>
        <w:t xml:space="preserve">the </w:t>
      </w:r>
      <w:r>
        <w:rPr>
          <w:rFonts w:ascii="Times New Roman" w:hAnsi="Times New Roman"/>
          <w:sz w:val="22"/>
          <w:szCs w:val="22"/>
        </w:rPr>
        <w:t xml:space="preserve">water requirements for </w:t>
      </w:r>
      <w:r w:rsidR="00B400F8">
        <w:rPr>
          <w:rFonts w:ascii="Times New Roman" w:hAnsi="Times New Roman"/>
          <w:sz w:val="22"/>
          <w:szCs w:val="22"/>
        </w:rPr>
        <w:t xml:space="preserve">these </w:t>
      </w:r>
      <w:r>
        <w:rPr>
          <w:rFonts w:ascii="Times New Roman" w:hAnsi="Times New Roman"/>
          <w:sz w:val="22"/>
          <w:szCs w:val="22"/>
        </w:rPr>
        <w:t>sp</w:t>
      </w:r>
      <w:r w:rsidR="00905820">
        <w:rPr>
          <w:rFonts w:ascii="Times New Roman" w:hAnsi="Times New Roman"/>
          <w:sz w:val="22"/>
          <w:szCs w:val="22"/>
        </w:rPr>
        <w:t xml:space="preserve">ecific ecological values: </w:t>
      </w:r>
    </w:p>
    <w:p w14:paraId="779FA23F" w14:textId="77777777" w:rsidR="00DF662E" w:rsidRPr="00B55FCB" w:rsidRDefault="00DF662E" w:rsidP="00DF662E">
      <w:pPr>
        <w:pStyle w:val="BodyText"/>
        <w:numPr>
          <w:ilvl w:val="1"/>
          <w:numId w:val="5"/>
        </w:numPr>
        <w:spacing w:after="0" w:line="240" w:lineRule="auto"/>
        <w:rPr>
          <w:rFonts w:ascii="Times New Roman" w:hAnsi="Times New Roman"/>
          <w:sz w:val="22"/>
          <w:szCs w:val="22"/>
        </w:rPr>
      </w:pPr>
      <w:r w:rsidRPr="00B55FCB">
        <w:rPr>
          <w:rFonts w:ascii="Times New Roman" w:hAnsi="Times New Roman"/>
          <w:sz w:val="22"/>
          <w:szCs w:val="22"/>
        </w:rPr>
        <w:t>species composition</w:t>
      </w:r>
    </w:p>
    <w:p w14:paraId="422030B7" w14:textId="77777777" w:rsidR="00DF662E" w:rsidRPr="00B55FCB" w:rsidRDefault="00DF662E" w:rsidP="00DF662E">
      <w:pPr>
        <w:pStyle w:val="BodyText"/>
        <w:numPr>
          <w:ilvl w:val="1"/>
          <w:numId w:val="5"/>
        </w:numPr>
        <w:spacing w:after="0" w:line="240" w:lineRule="auto"/>
        <w:rPr>
          <w:rFonts w:ascii="Times New Roman" w:hAnsi="Times New Roman"/>
          <w:sz w:val="22"/>
          <w:szCs w:val="22"/>
        </w:rPr>
      </w:pPr>
      <w:r w:rsidRPr="00B55FCB">
        <w:rPr>
          <w:rFonts w:ascii="Times New Roman" w:hAnsi="Times New Roman"/>
          <w:sz w:val="22"/>
          <w:szCs w:val="22"/>
        </w:rPr>
        <w:t>key, priority or threatened species</w:t>
      </w:r>
    </w:p>
    <w:p w14:paraId="67F9B09F" w14:textId="77777777" w:rsidR="00DF662E" w:rsidRPr="00B55FCB" w:rsidRDefault="00DF662E" w:rsidP="00DF662E">
      <w:pPr>
        <w:pStyle w:val="BodyText"/>
        <w:numPr>
          <w:ilvl w:val="1"/>
          <w:numId w:val="5"/>
        </w:numPr>
        <w:spacing w:after="0" w:line="240" w:lineRule="auto"/>
        <w:rPr>
          <w:rFonts w:ascii="Times New Roman" w:hAnsi="Times New Roman"/>
          <w:sz w:val="22"/>
          <w:szCs w:val="22"/>
        </w:rPr>
      </w:pPr>
      <w:r w:rsidRPr="00B55FCB">
        <w:rPr>
          <w:rFonts w:ascii="Times New Roman" w:hAnsi="Times New Roman"/>
          <w:sz w:val="22"/>
          <w:szCs w:val="22"/>
        </w:rPr>
        <w:t>existing ecohydrological states</w:t>
      </w:r>
    </w:p>
    <w:p w14:paraId="70F9C349" w14:textId="77777777" w:rsidR="00DF662E" w:rsidRPr="00B55FCB" w:rsidRDefault="00DF662E" w:rsidP="00827143">
      <w:pPr>
        <w:jc w:val="both"/>
        <w:rPr>
          <w:sz w:val="22"/>
          <w:szCs w:val="22"/>
        </w:rPr>
      </w:pPr>
    </w:p>
    <w:p w14:paraId="38C5CD91" w14:textId="7397CCE9" w:rsidR="00DF662E" w:rsidRPr="00B55FCB" w:rsidRDefault="00A01607" w:rsidP="00B400F8">
      <w:pPr>
        <w:pStyle w:val="BodyText"/>
        <w:spacing w:before="0" w:after="0" w:line="240" w:lineRule="auto"/>
        <w:jc w:val="both"/>
        <w:rPr>
          <w:rFonts w:ascii="Times New Roman" w:hAnsi="Times New Roman"/>
          <w:sz w:val="22"/>
          <w:szCs w:val="22"/>
        </w:rPr>
      </w:pPr>
      <w:r w:rsidRPr="00BB19A0">
        <w:rPr>
          <w:rFonts w:ascii="Times New Roman" w:hAnsi="Times New Roman"/>
          <w:sz w:val="22"/>
          <w:szCs w:val="22"/>
          <w:u w:val="single"/>
        </w:rPr>
        <w:t>Task 2</w:t>
      </w:r>
      <w:r>
        <w:rPr>
          <w:rFonts w:ascii="Times New Roman" w:hAnsi="Times New Roman"/>
          <w:sz w:val="22"/>
          <w:szCs w:val="22"/>
        </w:rPr>
        <w:t xml:space="preserve">: </w:t>
      </w:r>
      <w:r w:rsidR="00DF662E" w:rsidRPr="00B55FCB">
        <w:rPr>
          <w:rFonts w:ascii="Times New Roman" w:hAnsi="Times New Roman"/>
          <w:sz w:val="22"/>
          <w:szCs w:val="22"/>
        </w:rPr>
        <w:t xml:space="preserve">For each site, </w:t>
      </w:r>
      <w:r>
        <w:rPr>
          <w:rFonts w:ascii="Times New Roman" w:hAnsi="Times New Roman"/>
          <w:sz w:val="22"/>
          <w:szCs w:val="22"/>
        </w:rPr>
        <w:t xml:space="preserve">CEM will </w:t>
      </w:r>
      <w:r w:rsidRPr="00B55FCB">
        <w:rPr>
          <w:rFonts w:ascii="Times New Roman" w:hAnsi="Times New Roman"/>
          <w:sz w:val="22"/>
          <w:szCs w:val="22"/>
        </w:rPr>
        <w:t>assess</w:t>
      </w:r>
      <w:r w:rsidR="00DF662E" w:rsidRPr="00B55FCB">
        <w:rPr>
          <w:rFonts w:ascii="Times New Roman" w:hAnsi="Times New Roman"/>
          <w:sz w:val="22"/>
          <w:szCs w:val="22"/>
        </w:rPr>
        <w:t xml:space="preserve"> the significance of the impacts/changes </w:t>
      </w:r>
      <w:r>
        <w:rPr>
          <w:rFonts w:ascii="Times New Roman" w:hAnsi="Times New Roman"/>
          <w:sz w:val="22"/>
          <w:szCs w:val="22"/>
        </w:rPr>
        <w:t>found in Task 1 (taking</w:t>
      </w:r>
      <w:r w:rsidR="00DF662E" w:rsidRPr="00B55FCB">
        <w:rPr>
          <w:rFonts w:ascii="Times New Roman" w:hAnsi="Times New Roman"/>
          <w:sz w:val="22"/>
          <w:szCs w:val="22"/>
        </w:rPr>
        <w:t xml:space="preserve"> into account guidance from the Environmental Protection Authority on the definition of “significant’ effects (EPA, 2018b)).</w:t>
      </w:r>
    </w:p>
    <w:p w14:paraId="176C0BDF" w14:textId="77777777" w:rsidR="000306A8" w:rsidRPr="00B55FCB" w:rsidRDefault="000306A8" w:rsidP="00B55FCB">
      <w:pPr>
        <w:jc w:val="both"/>
        <w:rPr>
          <w:sz w:val="22"/>
          <w:szCs w:val="22"/>
        </w:rPr>
      </w:pPr>
    </w:p>
    <w:p w14:paraId="27101579" w14:textId="26DDEAE6" w:rsidR="00DF662E" w:rsidRPr="00B55FCB" w:rsidRDefault="00A01607" w:rsidP="00B55FCB">
      <w:pPr>
        <w:pStyle w:val="BodyText"/>
        <w:spacing w:after="0" w:line="240" w:lineRule="auto"/>
        <w:jc w:val="both"/>
        <w:rPr>
          <w:rFonts w:ascii="Times New Roman" w:hAnsi="Times New Roman"/>
          <w:sz w:val="22"/>
          <w:szCs w:val="22"/>
        </w:rPr>
      </w:pPr>
      <w:r w:rsidRPr="00BB19A0">
        <w:rPr>
          <w:rFonts w:ascii="Times New Roman" w:hAnsi="Times New Roman"/>
          <w:sz w:val="22"/>
          <w:szCs w:val="22"/>
          <w:u w:val="single"/>
        </w:rPr>
        <w:t>Task 3</w:t>
      </w:r>
      <w:r>
        <w:rPr>
          <w:rFonts w:ascii="Times New Roman" w:hAnsi="Times New Roman"/>
          <w:sz w:val="22"/>
          <w:szCs w:val="22"/>
        </w:rPr>
        <w:t xml:space="preserve">: </w:t>
      </w:r>
      <w:r w:rsidR="00DF662E" w:rsidRPr="00B55FCB">
        <w:rPr>
          <w:rFonts w:ascii="Times New Roman" w:hAnsi="Times New Roman"/>
          <w:sz w:val="22"/>
          <w:szCs w:val="22"/>
        </w:rPr>
        <w:t xml:space="preserve">For each site, </w:t>
      </w:r>
      <w:r>
        <w:rPr>
          <w:rFonts w:ascii="Times New Roman" w:hAnsi="Times New Roman"/>
          <w:sz w:val="22"/>
          <w:szCs w:val="22"/>
        </w:rPr>
        <w:t xml:space="preserve">CEM will </w:t>
      </w:r>
      <w:r w:rsidR="00DF662E" w:rsidRPr="00B55FCB">
        <w:rPr>
          <w:rFonts w:ascii="Times New Roman" w:hAnsi="Times New Roman"/>
          <w:sz w:val="22"/>
          <w:szCs w:val="22"/>
        </w:rPr>
        <w:t xml:space="preserve">assess whether the proposed new minimum threshold water levels </w:t>
      </w:r>
      <w:r w:rsidR="00905820">
        <w:rPr>
          <w:rFonts w:ascii="Times New Roman" w:hAnsi="Times New Roman"/>
          <w:sz w:val="22"/>
          <w:szCs w:val="22"/>
        </w:rPr>
        <w:t>(</w:t>
      </w:r>
      <w:r w:rsidR="00DF662E" w:rsidRPr="00B55FCB">
        <w:rPr>
          <w:rFonts w:ascii="Times New Roman" w:hAnsi="Times New Roman"/>
          <w:sz w:val="22"/>
          <w:szCs w:val="22"/>
        </w:rPr>
        <w:t>described in Table 2</w:t>
      </w:r>
      <w:r w:rsidR="00905820">
        <w:rPr>
          <w:rFonts w:ascii="Times New Roman" w:hAnsi="Times New Roman"/>
          <w:sz w:val="22"/>
          <w:szCs w:val="22"/>
        </w:rPr>
        <w:t>, Appendix 1)</w:t>
      </w:r>
      <w:r w:rsidR="00DF662E" w:rsidRPr="00B55FCB">
        <w:rPr>
          <w:rFonts w:ascii="Times New Roman" w:hAnsi="Times New Roman"/>
          <w:sz w:val="22"/>
          <w:szCs w:val="22"/>
        </w:rPr>
        <w:t xml:space="preserve"> will meet the proposed management objectives (also described in Table 2). Where the proposed thresholds and proposed management objectives do not align, </w:t>
      </w:r>
      <w:r w:rsidR="00905820">
        <w:rPr>
          <w:rFonts w:ascii="Times New Roman" w:hAnsi="Times New Roman"/>
          <w:sz w:val="22"/>
          <w:szCs w:val="22"/>
        </w:rPr>
        <w:t xml:space="preserve">CEM will </w:t>
      </w:r>
      <w:r w:rsidR="00DF662E" w:rsidRPr="00B55FCB">
        <w:rPr>
          <w:rFonts w:ascii="Times New Roman" w:hAnsi="Times New Roman"/>
          <w:sz w:val="22"/>
          <w:szCs w:val="22"/>
        </w:rPr>
        <w:t>recommend amendments to the management objectives.</w:t>
      </w:r>
    </w:p>
    <w:p w14:paraId="2F1483EC" w14:textId="77777777" w:rsidR="00DF662E" w:rsidRPr="00B55FCB" w:rsidRDefault="00DF662E" w:rsidP="00827143">
      <w:pPr>
        <w:jc w:val="both"/>
        <w:rPr>
          <w:sz w:val="22"/>
          <w:szCs w:val="22"/>
        </w:rPr>
      </w:pPr>
    </w:p>
    <w:p w14:paraId="4115BAB8" w14:textId="77777777" w:rsidR="000306A8" w:rsidRDefault="000306A8" w:rsidP="00827143">
      <w:pPr>
        <w:jc w:val="both"/>
        <w:rPr>
          <w:sz w:val="22"/>
          <w:szCs w:val="22"/>
        </w:rPr>
      </w:pPr>
    </w:p>
    <w:p w14:paraId="79A8F158" w14:textId="77777777" w:rsidR="00827143" w:rsidRPr="00E95C9F" w:rsidRDefault="000306A8" w:rsidP="000306A8">
      <w:pPr>
        <w:pStyle w:val="Heading2"/>
        <w:rPr>
          <w:rFonts w:ascii="Times New Roman" w:hAnsi="Times New Roman" w:cs="Times New Roman"/>
          <w:b/>
          <w:color w:val="auto"/>
        </w:rPr>
      </w:pPr>
      <w:r w:rsidRPr="00E95C9F">
        <w:rPr>
          <w:rFonts w:ascii="Times New Roman" w:hAnsi="Times New Roman" w:cs="Times New Roman"/>
          <w:b/>
          <w:color w:val="auto"/>
        </w:rPr>
        <w:t>Task 4</w:t>
      </w:r>
    </w:p>
    <w:p w14:paraId="613FA844" w14:textId="30B7B3C6" w:rsidR="000306A8" w:rsidRDefault="000306A8" w:rsidP="00827143">
      <w:pPr>
        <w:jc w:val="both"/>
        <w:rPr>
          <w:sz w:val="22"/>
          <w:szCs w:val="22"/>
        </w:rPr>
      </w:pPr>
    </w:p>
    <w:p w14:paraId="0163C596" w14:textId="10DD54F7" w:rsidR="00F845B0" w:rsidRPr="00F845B0" w:rsidRDefault="00F845B0" w:rsidP="00F845B0">
      <w:pPr>
        <w:pStyle w:val="BodyText"/>
        <w:spacing w:after="0" w:line="240" w:lineRule="auto"/>
        <w:jc w:val="both"/>
        <w:rPr>
          <w:rFonts w:ascii="Times New Roman" w:hAnsi="Times New Roman"/>
          <w:sz w:val="22"/>
          <w:szCs w:val="22"/>
        </w:rPr>
      </w:pPr>
      <w:r w:rsidRPr="00F845B0">
        <w:rPr>
          <w:rFonts w:ascii="Times New Roman" w:hAnsi="Times New Roman"/>
          <w:sz w:val="22"/>
          <w:szCs w:val="22"/>
        </w:rPr>
        <w:t>For the wetlands likely to be affected by planned land u</w:t>
      </w:r>
      <w:r w:rsidR="00A64C12">
        <w:rPr>
          <w:rFonts w:ascii="Times New Roman" w:hAnsi="Times New Roman"/>
          <w:sz w:val="22"/>
          <w:szCs w:val="22"/>
        </w:rPr>
        <w:t>se changes in East Wanneroo (refer</w:t>
      </w:r>
      <w:r w:rsidR="00905820">
        <w:rPr>
          <w:rFonts w:ascii="Times New Roman" w:hAnsi="Times New Roman"/>
          <w:sz w:val="22"/>
          <w:szCs w:val="22"/>
        </w:rPr>
        <w:t xml:space="preserve"> Appendix 1, </w:t>
      </w:r>
      <w:r w:rsidR="00905820" w:rsidRPr="00F845B0">
        <w:rPr>
          <w:rFonts w:ascii="Times New Roman" w:hAnsi="Times New Roman"/>
          <w:sz w:val="22"/>
          <w:szCs w:val="22"/>
        </w:rPr>
        <w:t>Table 3</w:t>
      </w:r>
      <w:r w:rsidRPr="00F845B0">
        <w:rPr>
          <w:rFonts w:ascii="Times New Roman" w:hAnsi="Times New Roman"/>
          <w:sz w:val="22"/>
          <w:szCs w:val="22"/>
        </w:rPr>
        <w:t xml:space="preserve">), </w:t>
      </w:r>
      <w:r w:rsidR="00905820">
        <w:rPr>
          <w:rFonts w:ascii="Times New Roman" w:hAnsi="Times New Roman"/>
          <w:sz w:val="22"/>
          <w:szCs w:val="22"/>
        </w:rPr>
        <w:t xml:space="preserve">CEM will </w:t>
      </w:r>
      <w:r w:rsidRPr="00F845B0">
        <w:rPr>
          <w:rFonts w:ascii="Times New Roman" w:hAnsi="Times New Roman"/>
          <w:sz w:val="22"/>
          <w:szCs w:val="22"/>
        </w:rPr>
        <w:t xml:space="preserve">assess whether the original maximum water level criteria stated in WAWA (1995): </w:t>
      </w:r>
    </w:p>
    <w:p w14:paraId="6B9FAC3C" w14:textId="77777777" w:rsidR="00F845B0" w:rsidRPr="00F845B0" w:rsidRDefault="00F845B0" w:rsidP="00F845B0">
      <w:pPr>
        <w:pStyle w:val="BodyText"/>
        <w:numPr>
          <w:ilvl w:val="1"/>
          <w:numId w:val="22"/>
        </w:numPr>
        <w:spacing w:after="0" w:line="240" w:lineRule="auto"/>
        <w:jc w:val="both"/>
        <w:rPr>
          <w:rFonts w:ascii="Times New Roman" w:hAnsi="Times New Roman"/>
          <w:sz w:val="22"/>
          <w:szCs w:val="22"/>
        </w:rPr>
      </w:pPr>
      <w:r w:rsidRPr="00F845B0">
        <w:rPr>
          <w:rFonts w:ascii="Times New Roman" w:hAnsi="Times New Roman"/>
          <w:sz w:val="22"/>
          <w:szCs w:val="22"/>
        </w:rPr>
        <w:t xml:space="preserve">are appropriate to meet the proposed management objectives in Table 2, and protect site ecological and social values, or </w:t>
      </w:r>
    </w:p>
    <w:p w14:paraId="679F6219" w14:textId="77777777" w:rsidR="00F845B0" w:rsidRPr="00F845B0" w:rsidRDefault="00F845B0" w:rsidP="00F845B0">
      <w:pPr>
        <w:pStyle w:val="BodyText"/>
        <w:numPr>
          <w:ilvl w:val="1"/>
          <w:numId w:val="22"/>
        </w:numPr>
        <w:spacing w:after="0" w:line="240" w:lineRule="auto"/>
        <w:jc w:val="both"/>
        <w:rPr>
          <w:rFonts w:ascii="Times New Roman" w:hAnsi="Times New Roman"/>
          <w:sz w:val="22"/>
          <w:szCs w:val="22"/>
        </w:rPr>
      </w:pPr>
      <w:r w:rsidRPr="00F845B0">
        <w:rPr>
          <w:rFonts w:ascii="Times New Roman" w:hAnsi="Times New Roman"/>
          <w:sz w:val="22"/>
          <w:szCs w:val="22"/>
        </w:rPr>
        <w:t>require revision.</w:t>
      </w:r>
    </w:p>
    <w:p w14:paraId="68833877" w14:textId="77C7CA1A" w:rsidR="00F845B0" w:rsidRPr="00F845B0" w:rsidRDefault="00F845B0" w:rsidP="00F845B0">
      <w:pPr>
        <w:pStyle w:val="BodyText"/>
        <w:spacing w:after="0" w:line="240" w:lineRule="auto"/>
        <w:jc w:val="both"/>
        <w:rPr>
          <w:rFonts w:ascii="Times New Roman" w:hAnsi="Times New Roman"/>
          <w:sz w:val="22"/>
          <w:szCs w:val="22"/>
        </w:rPr>
      </w:pPr>
      <w:r w:rsidRPr="00F845B0">
        <w:rPr>
          <w:rFonts w:ascii="Times New Roman" w:hAnsi="Times New Roman"/>
          <w:sz w:val="22"/>
          <w:szCs w:val="22"/>
        </w:rPr>
        <w:t xml:space="preserve">If the maximum thresholds require revision, </w:t>
      </w:r>
      <w:r w:rsidR="00905820">
        <w:rPr>
          <w:rFonts w:ascii="Times New Roman" w:hAnsi="Times New Roman"/>
          <w:sz w:val="22"/>
          <w:szCs w:val="22"/>
        </w:rPr>
        <w:t xml:space="preserve">CEM will </w:t>
      </w:r>
      <w:r w:rsidRPr="00F845B0">
        <w:rPr>
          <w:rFonts w:ascii="Times New Roman" w:hAnsi="Times New Roman"/>
          <w:sz w:val="22"/>
          <w:szCs w:val="22"/>
        </w:rPr>
        <w:t>recommend an appropriate maximum threshold (including justification).</w:t>
      </w:r>
    </w:p>
    <w:p w14:paraId="127877CB" w14:textId="6C4BCDD1" w:rsidR="00F66141" w:rsidRDefault="00F66141">
      <w:pPr>
        <w:spacing w:after="160" w:line="259" w:lineRule="auto"/>
        <w:rPr>
          <w:sz w:val="22"/>
          <w:szCs w:val="22"/>
        </w:rPr>
      </w:pPr>
      <w:r>
        <w:rPr>
          <w:sz w:val="22"/>
          <w:szCs w:val="22"/>
        </w:rPr>
        <w:br w:type="page"/>
      </w:r>
    </w:p>
    <w:p w14:paraId="6B4EE4E3" w14:textId="77777777" w:rsidR="000306A8" w:rsidRPr="00E95C9F" w:rsidRDefault="000306A8" w:rsidP="000306A8">
      <w:pPr>
        <w:pStyle w:val="Heading2"/>
        <w:rPr>
          <w:rFonts w:ascii="Times New Roman" w:hAnsi="Times New Roman" w:cs="Times New Roman"/>
          <w:b/>
          <w:color w:val="auto"/>
        </w:rPr>
      </w:pPr>
      <w:r w:rsidRPr="00E95C9F">
        <w:rPr>
          <w:rFonts w:ascii="Times New Roman" w:hAnsi="Times New Roman" w:cs="Times New Roman"/>
          <w:b/>
          <w:color w:val="auto"/>
        </w:rPr>
        <w:t>Task 5</w:t>
      </w:r>
    </w:p>
    <w:p w14:paraId="4CAFBBAB" w14:textId="22F484B5" w:rsidR="00827143" w:rsidRDefault="00827143" w:rsidP="00783B21">
      <w:pPr>
        <w:rPr>
          <w:sz w:val="22"/>
          <w:szCs w:val="22"/>
        </w:rPr>
      </w:pPr>
    </w:p>
    <w:p w14:paraId="1993D70B" w14:textId="6FD1A42C" w:rsidR="00905820" w:rsidRDefault="00905820" w:rsidP="00783B21">
      <w:pPr>
        <w:rPr>
          <w:sz w:val="22"/>
          <w:szCs w:val="22"/>
        </w:rPr>
      </w:pPr>
      <w:r>
        <w:rPr>
          <w:sz w:val="22"/>
          <w:szCs w:val="22"/>
        </w:rPr>
        <w:t>CEM will:</w:t>
      </w:r>
    </w:p>
    <w:p w14:paraId="0CBF7BD8" w14:textId="57011915" w:rsidR="000306A8" w:rsidRPr="000306A8" w:rsidRDefault="000306A8" w:rsidP="000306A8">
      <w:pPr>
        <w:pStyle w:val="BodyText"/>
        <w:spacing w:after="0" w:line="240" w:lineRule="auto"/>
        <w:jc w:val="both"/>
        <w:rPr>
          <w:rFonts w:ascii="Times New Roman" w:hAnsi="Times New Roman"/>
        </w:rPr>
      </w:pPr>
      <w:r w:rsidRPr="000306A8">
        <w:rPr>
          <w:rFonts w:ascii="Times New Roman" w:hAnsi="Times New Roman"/>
        </w:rPr>
        <w:t xml:space="preserve">a)  Review the proposed management objectives </w:t>
      </w:r>
      <w:r w:rsidR="00905820">
        <w:rPr>
          <w:rFonts w:ascii="Times New Roman" w:hAnsi="Times New Roman"/>
        </w:rPr>
        <w:t>for Lake Gwelup (see Table 2) and c</w:t>
      </w:r>
      <w:r w:rsidRPr="000306A8">
        <w:rPr>
          <w:rFonts w:ascii="Times New Roman" w:hAnsi="Times New Roman"/>
        </w:rPr>
        <w:t>onsider the ecological, social and cu</w:t>
      </w:r>
      <w:r w:rsidR="00905820">
        <w:rPr>
          <w:rFonts w:ascii="Times New Roman" w:hAnsi="Times New Roman"/>
        </w:rPr>
        <w:t>ltural values of the lake in this</w:t>
      </w:r>
      <w:r w:rsidRPr="000306A8">
        <w:rPr>
          <w:rFonts w:ascii="Times New Roman" w:hAnsi="Times New Roman"/>
        </w:rPr>
        <w:t xml:space="preserve"> review.</w:t>
      </w:r>
    </w:p>
    <w:p w14:paraId="28FED673" w14:textId="77777777" w:rsidR="000306A8" w:rsidRPr="000306A8" w:rsidRDefault="000306A8" w:rsidP="000306A8">
      <w:pPr>
        <w:pStyle w:val="BodyText"/>
        <w:numPr>
          <w:ilvl w:val="0"/>
          <w:numId w:val="3"/>
        </w:numPr>
        <w:spacing w:after="0" w:line="240" w:lineRule="auto"/>
        <w:jc w:val="both"/>
        <w:rPr>
          <w:rFonts w:ascii="Times New Roman" w:hAnsi="Times New Roman"/>
        </w:rPr>
      </w:pPr>
      <w:r w:rsidRPr="000306A8">
        <w:rPr>
          <w:rFonts w:ascii="Times New Roman" w:hAnsi="Times New Roman"/>
        </w:rPr>
        <w:t>Propose a minimum water level threshold, and if required, a maximum threshold, at bore GLP_EC to meet the management objectives developed in 5a).</w:t>
      </w:r>
    </w:p>
    <w:p w14:paraId="05C88253" w14:textId="77777777" w:rsidR="00BB19A0" w:rsidRDefault="00BB19A0" w:rsidP="00BB19A0">
      <w:pPr>
        <w:spacing w:after="160" w:line="259" w:lineRule="auto"/>
        <w:rPr>
          <w:sz w:val="22"/>
          <w:szCs w:val="22"/>
        </w:rPr>
      </w:pPr>
    </w:p>
    <w:p w14:paraId="1CDBB8F3" w14:textId="77777777" w:rsidR="00BB19A0" w:rsidRDefault="00BB19A0" w:rsidP="00BB19A0">
      <w:pPr>
        <w:spacing w:after="160" w:line="259" w:lineRule="auto"/>
        <w:rPr>
          <w:b/>
          <w:sz w:val="28"/>
          <w:szCs w:val="28"/>
        </w:rPr>
      </w:pPr>
    </w:p>
    <w:p w14:paraId="39676D0C" w14:textId="412E00A6" w:rsidR="00FE163D" w:rsidRPr="00BB19A0" w:rsidRDefault="00FE163D" w:rsidP="00BB19A0">
      <w:pPr>
        <w:spacing w:after="160" w:line="259" w:lineRule="auto"/>
        <w:rPr>
          <w:sz w:val="22"/>
          <w:szCs w:val="22"/>
        </w:rPr>
      </w:pPr>
      <w:r w:rsidRPr="00E95C9F">
        <w:rPr>
          <w:b/>
          <w:sz w:val="28"/>
          <w:szCs w:val="28"/>
        </w:rPr>
        <w:t>Personnel</w:t>
      </w:r>
    </w:p>
    <w:p w14:paraId="570B357F" w14:textId="1EC82269" w:rsidR="00C55A5A" w:rsidRPr="00BB19A0" w:rsidRDefault="00C55A5A" w:rsidP="00C55A5A">
      <w:pPr>
        <w:pStyle w:val="BodyText"/>
        <w:spacing w:before="0" w:after="0" w:line="240" w:lineRule="auto"/>
        <w:jc w:val="both"/>
        <w:rPr>
          <w:rFonts w:ascii="Times New Roman" w:hAnsi="Times New Roman"/>
          <w:b/>
          <w:bCs/>
          <w:sz w:val="22"/>
          <w:szCs w:val="22"/>
          <w:u w:val="single"/>
        </w:rPr>
      </w:pPr>
      <w:r w:rsidRPr="00BB19A0">
        <w:rPr>
          <w:rFonts w:ascii="Times New Roman" w:hAnsi="Times New Roman"/>
          <w:b/>
          <w:bCs/>
          <w:sz w:val="22"/>
          <w:szCs w:val="22"/>
          <w:u w:val="single"/>
        </w:rPr>
        <w:t>Professor Ray Froend</w:t>
      </w:r>
    </w:p>
    <w:p w14:paraId="7EDCDBAD" w14:textId="4A184A51" w:rsidR="00C55A5A" w:rsidRPr="00A64C12" w:rsidRDefault="00C55A5A" w:rsidP="00C55A5A">
      <w:pPr>
        <w:pStyle w:val="BodyText"/>
        <w:spacing w:before="0" w:after="0" w:line="240" w:lineRule="auto"/>
        <w:jc w:val="both"/>
        <w:rPr>
          <w:rFonts w:ascii="Times New Roman" w:hAnsi="Times New Roman"/>
          <w:sz w:val="22"/>
          <w:szCs w:val="22"/>
        </w:rPr>
      </w:pPr>
      <w:r w:rsidRPr="00A64C12">
        <w:rPr>
          <w:rFonts w:ascii="Times New Roman" w:hAnsi="Times New Roman"/>
          <w:sz w:val="22"/>
          <w:szCs w:val="22"/>
        </w:rPr>
        <w:t>Centre for Ecosystem Management</w:t>
      </w:r>
    </w:p>
    <w:p w14:paraId="5B2819E2" w14:textId="1DAA0680" w:rsidR="00C55A5A" w:rsidRPr="00A64C12" w:rsidRDefault="00C55A5A" w:rsidP="00C55A5A">
      <w:pPr>
        <w:rPr>
          <w:sz w:val="22"/>
          <w:szCs w:val="22"/>
        </w:rPr>
      </w:pPr>
      <w:r w:rsidRPr="00A64C12">
        <w:rPr>
          <w:sz w:val="22"/>
          <w:szCs w:val="22"/>
        </w:rPr>
        <w:t>School of Science</w:t>
      </w:r>
    </w:p>
    <w:p w14:paraId="2C75C839" w14:textId="77777777" w:rsidR="00C55A5A" w:rsidRPr="00A64C12" w:rsidRDefault="00C55A5A" w:rsidP="00C55A5A">
      <w:pPr>
        <w:rPr>
          <w:sz w:val="22"/>
          <w:szCs w:val="22"/>
        </w:rPr>
      </w:pPr>
      <w:r w:rsidRPr="00A64C12">
        <w:rPr>
          <w:sz w:val="22"/>
          <w:szCs w:val="22"/>
        </w:rPr>
        <w:t xml:space="preserve">Edith Cowan University </w:t>
      </w:r>
    </w:p>
    <w:p w14:paraId="4D95EC7E" w14:textId="54F2CE69" w:rsidR="00C55A5A" w:rsidRPr="00BB19A0" w:rsidRDefault="00C55A5A" w:rsidP="00BB19A0">
      <w:pPr>
        <w:rPr>
          <w:sz w:val="22"/>
          <w:szCs w:val="22"/>
        </w:rPr>
      </w:pPr>
      <w:r w:rsidRPr="00A64C12">
        <w:rPr>
          <w:sz w:val="22"/>
          <w:szCs w:val="22"/>
        </w:rPr>
        <w:t>Joondalup, Western Australia.</w:t>
      </w:r>
    </w:p>
    <w:p w14:paraId="5C034158" w14:textId="120962D3" w:rsidR="00FE163D" w:rsidRPr="00FE163D" w:rsidRDefault="00050BDE" w:rsidP="00FE163D">
      <w:pPr>
        <w:pStyle w:val="BodyText"/>
        <w:spacing w:after="0" w:line="276" w:lineRule="auto"/>
        <w:jc w:val="both"/>
        <w:rPr>
          <w:rFonts w:ascii="Times New Roman" w:hAnsi="Times New Roman"/>
          <w:sz w:val="22"/>
          <w:szCs w:val="22"/>
        </w:rPr>
      </w:pPr>
      <w:r>
        <w:rPr>
          <w:rFonts w:ascii="Times New Roman" w:hAnsi="Times New Roman"/>
          <w:sz w:val="22"/>
          <w:szCs w:val="22"/>
        </w:rPr>
        <w:t>Ray’s</w:t>
      </w:r>
      <w:r w:rsidR="00FE163D" w:rsidRPr="00FE163D">
        <w:rPr>
          <w:rFonts w:ascii="Times New Roman" w:hAnsi="Times New Roman"/>
          <w:sz w:val="22"/>
          <w:szCs w:val="22"/>
        </w:rPr>
        <w:t xml:space="preserve"> research has a focus on </w:t>
      </w:r>
      <w:r w:rsidR="00FE163D" w:rsidRPr="00050BDE">
        <w:rPr>
          <w:rFonts w:ascii="Times New Roman" w:hAnsi="Times New Roman"/>
          <w:bCs/>
          <w:sz w:val="22"/>
          <w:szCs w:val="22"/>
        </w:rPr>
        <w:t>plant ecology and related hydrology</w:t>
      </w:r>
      <w:r w:rsidR="00FE163D" w:rsidRPr="00FE163D">
        <w:rPr>
          <w:rFonts w:ascii="Times New Roman" w:hAnsi="Times New Roman"/>
          <w:sz w:val="22"/>
          <w:szCs w:val="22"/>
        </w:rPr>
        <w:t xml:space="preserve"> and </w:t>
      </w:r>
      <w:r>
        <w:rPr>
          <w:rFonts w:ascii="Times New Roman" w:hAnsi="Times New Roman"/>
          <w:sz w:val="22"/>
          <w:szCs w:val="22"/>
        </w:rPr>
        <w:t>he has</w:t>
      </w:r>
      <w:r w:rsidR="00FE163D" w:rsidRPr="00FE163D">
        <w:rPr>
          <w:rFonts w:ascii="Times New Roman" w:hAnsi="Times New Roman"/>
          <w:sz w:val="22"/>
          <w:szCs w:val="22"/>
        </w:rPr>
        <w:t xml:space="preserve"> maintained a high profile in this specific research area for over 2 decades. </w:t>
      </w:r>
      <w:r>
        <w:rPr>
          <w:rFonts w:ascii="Times New Roman" w:hAnsi="Times New Roman"/>
          <w:sz w:val="22"/>
          <w:szCs w:val="22"/>
        </w:rPr>
        <w:t>Ray has a national and international profile</w:t>
      </w:r>
      <w:r w:rsidR="00FE163D" w:rsidRPr="00FE163D">
        <w:rPr>
          <w:rFonts w:ascii="Times New Roman" w:hAnsi="Times New Roman"/>
          <w:sz w:val="22"/>
          <w:szCs w:val="22"/>
        </w:rPr>
        <w:t xml:space="preserve"> in research on groundwater dependent ecosystem response to altered hydrological regimes and particularly in phreatophyte ecology. This profile has resulted in numerous appointments to advisory and review panels, </w:t>
      </w:r>
      <w:r>
        <w:rPr>
          <w:rFonts w:ascii="Times New Roman" w:hAnsi="Times New Roman"/>
          <w:sz w:val="22"/>
          <w:szCs w:val="22"/>
        </w:rPr>
        <w:t>and his</w:t>
      </w:r>
      <w:r w:rsidR="00FE163D" w:rsidRPr="00FE163D">
        <w:rPr>
          <w:rFonts w:ascii="Times New Roman" w:hAnsi="Times New Roman"/>
          <w:sz w:val="22"/>
          <w:szCs w:val="22"/>
        </w:rPr>
        <w:t xml:space="preserve"> research continue</w:t>
      </w:r>
      <w:r>
        <w:rPr>
          <w:rFonts w:ascii="Times New Roman" w:hAnsi="Times New Roman"/>
          <w:sz w:val="22"/>
          <w:szCs w:val="22"/>
        </w:rPr>
        <w:t>s</w:t>
      </w:r>
      <w:r w:rsidR="00FE163D" w:rsidRPr="00FE163D">
        <w:rPr>
          <w:rFonts w:ascii="Times New Roman" w:hAnsi="Times New Roman"/>
          <w:sz w:val="22"/>
          <w:szCs w:val="22"/>
        </w:rPr>
        <w:t xml:space="preserve"> to be aligned with strategic research priorities nationally and internationally with increasing government and industry focus on water resource management, global change and conservation.</w:t>
      </w:r>
    </w:p>
    <w:p w14:paraId="49142FD3" w14:textId="77777777" w:rsidR="00050BDE" w:rsidRDefault="00050BDE" w:rsidP="00BB19A0">
      <w:pPr>
        <w:spacing w:after="160" w:line="259" w:lineRule="auto"/>
        <w:rPr>
          <w:sz w:val="22"/>
          <w:szCs w:val="22"/>
        </w:rPr>
      </w:pPr>
    </w:p>
    <w:p w14:paraId="69F75FF9" w14:textId="4FF6C5EF" w:rsidR="00C55A5A" w:rsidRPr="00BB19A0" w:rsidRDefault="00C55A5A" w:rsidP="009B34C0">
      <w:pPr>
        <w:spacing w:line="259" w:lineRule="auto"/>
        <w:rPr>
          <w:b/>
          <w:bCs/>
          <w:sz w:val="22"/>
          <w:szCs w:val="22"/>
          <w:u w:val="single"/>
        </w:rPr>
      </w:pPr>
      <w:r w:rsidRPr="00BB19A0">
        <w:rPr>
          <w:b/>
          <w:bCs/>
          <w:sz w:val="22"/>
          <w:szCs w:val="22"/>
          <w:u w:val="single"/>
        </w:rPr>
        <w:t>Professor Pierre Horwitz</w:t>
      </w:r>
    </w:p>
    <w:p w14:paraId="7ADB373F" w14:textId="67C53B43" w:rsidR="00C55A5A" w:rsidRPr="00A64C12" w:rsidRDefault="00C55A5A" w:rsidP="00C55A5A">
      <w:pPr>
        <w:jc w:val="both"/>
        <w:rPr>
          <w:sz w:val="22"/>
          <w:szCs w:val="22"/>
        </w:rPr>
      </w:pPr>
      <w:r w:rsidRPr="00A64C12">
        <w:rPr>
          <w:sz w:val="22"/>
          <w:szCs w:val="22"/>
        </w:rPr>
        <w:t>Centre for Ecosystem Management</w:t>
      </w:r>
    </w:p>
    <w:p w14:paraId="2A841D2D" w14:textId="1206FF46" w:rsidR="00C55A5A" w:rsidRPr="00A64C12" w:rsidRDefault="00C55A5A" w:rsidP="00C55A5A">
      <w:pPr>
        <w:rPr>
          <w:sz w:val="22"/>
          <w:szCs w:val="22"/>
        </w:rPr>
      </w:pPr>
      <w:r w:rsidRPr="00A64C12">
        <w:rPr>
          <w:sz w:val="22"/>
          <w:szCs w:val="22"/>
        </w:rPr>
        <w:t>School of Science,</w:t>
      </w:r>
    </w:p>
    <w:p w14:paraId="29601427" w14:textId="77777777" w:rsidR="00C55A5A" w:rsidRPr="00A64C12" w:rsidRDefault="00C55A5A" w:rsidP="00C55A5A">
      <w:pPr>
        <w:rPr>
          <w:sz w:val="22"/>
          <w:szCs w:val="22"/>
        </w:rPr>
      </w:pPr>
      <w:r w:rsidRPr="00A64C12">
        <w:rPr>
          <w:sz w:val="22"/>
          <w:szCs w:val="22"/>
        </w:rPr>
        <w:t xml:space="preserve">Edith Cowan University </w:t>
      </w:r>
    </w:p>
    <w:p w14:paraId="65F1D69C" w14:textId="79F41F2C" w:rsidR="00C55A5A" w:rsidRDefault="00C55A5A" w:rsidP="00C55A5A">
      <w:pPr>
        <w:rPr>
          <w:sz w:val="22"/>
          <w:szCs w:val="22"/>
        </w:rPr>
      </w:pPr>
      <w:r w:rsidRPr="00A64C12">
        <w:rPr>
          <w:sz w:val="22"/>
          <w:szCs w:val="22"/>
        </w:rPr>
        <w:t>Joondalup, Western Australia.</w:t>
      </w:r>
    </w:p>
    <w:p w14:paraId="255CE3E1" w14:textId="779F032E" w:rsidR="00205988" w:rsidRDefault="00205988" w:rsidP="00C55A5A">
      <w:pPr>
        <w:rPr>
          <w:sz w:val="22"/>
          <w:szCs w:val="22"/>
        </w:rPr>
      </w:pPr>
    </w:p>
    <w:p w14:paraId="71A5C519" w14:textId="564995C3" w:rsidR="00205988" w:rsidRPr="00794E97" w:rsidRDefault="00205988" w:rsidP="00205988">
      <w:pPr>
        <w:jc w:val="both"/>
        <w:rPr>
          <w:sz w:val="22"/>
          <w:szCs w:val="22"/>
        </w:rPr>
      </w:pPr>
      <w:r w:rsidRPr="00794E97">
        <w:rPr>
          <w:sz w:val="22"/>
          <w:szCs w:val="22"/>
        </w:rPr>
        <w:t>Pierre</w:t>
      </w:r>
      <w:r w:rsidR="003404D9">
        <w:rPr>
          <w:sz w:val="22"/>
          <w:szCs w:val="22"/>
        </w:rPr>
        <w:t>’s</w:t>
      </w:r>
      <w:r w:rsidRPr="00794E97">
        <w:rPr>
          <w:sz w:val="22"/>
          <w:szCs w:val="22"/>
        </w:rPr>
        <w:t xml:space="preserve"> research and teaching have included an ecosystems approach to the relationships between biodiversity, culture and human health and well-being, with a particular interest in water and wetlands in Australia. In particular he has had the fortune of monitoring wetlands of the Gnangara groundwater system continuously since 1996 and getting to know far southwestern peatlands and heathlands in Nyoongar boodja, as well as salt lake systems of northwestern Australia. Pierre has held an appointment for the Ramsar International Convention on Wetlands as Theme Coordinator for Wetlands and Health on its Scientific and Technical Review Panel 2009-2015. </w:t>
      </w:r>
    </w:p>
    <w:p w14:paraId="2A49F0C0" w14:textId="77777777" w:rsidR="00205988" w:rsidRDefault="00205988" w:rsidP="00C55A5A">
      <w:pPr>
        <w:rPr>
          <w:sz w:val="22"/>
          <w:szCs w:val="22"/>
        </w:rPr>
      </w:pPr>
    </w:p>
    <w:p w14:paraId="38E2840B" w14:textId="64F06AFE" w:rsidR="009B34C0" w:rsidRDefault="009B34C0" w:rsidP="00C55A5A">
      <w:pPr>
        <w:rPr>
          <w:sz w:val="22"/>
          <w:szCs w:val="22"/>
        </w:rPr>
      </w:pPr>
    </w:p>
    <w:p w14:paraId="764579AC" w14:textId="6259AECC" w:rsidR="009B34C0" w:rsidRPr="00A64C12" w:rsidRDefault="009B34C0" w:rsidP="00C55A5A">
      <w:pPr>
        <w:rPr>
          <w:sz w:val="22"/>
          <w:szCs w:val="22"/>
        </w:rPr>
      </w:pPr>
      <w:r>
        <w:rPr>
          <w:sz w:val="22"/>
          <w:szCs w:val="22"/>
        </w:rPr>
        <w:t xml:space="preserve"> </w:t>
      </w:r>
      <w:commentRangeStart w:id="1"/>
      <w:commentRangeEnd w:id="1"/>
      <w:r>
        <w:rPr>
          <w:rStyle w:val="CommentReference"/>
        </w:rPr>
        <w:commentReference w:id="1"/>
      </w:r>
    </w:p>
    <w:p w14:paraId="0FC2FCF9" w14:textId="77777777" w:rsidR="009B34C0" w:rsidRDefault="009B34C0">
      <w:pPr>
        <w:spacing w:after="160" w:line="259" w:lineRule="auto"/>
      </w:pPr>
    </w:p>
    <w:p w14:paraId="54FFC2D5" w14:textId="5344C193" w:rsidR="00C2268F" w:rsidRDefault="00C2268F">
      <w:pPr>
        <w:spacing w:after="160" w:line="259" w:lineRule="auto"/>
      </w:pPr>
      <w:r>
        <w:br w:type="page"/>
      </w:r>
    </w:p>
    <w:p w14:paraId="226EB199" w14:textId="6296CDCE" w:rsidR="00C55A5A" w:rsidRDefault="00C2268F" w:rsidP="00C2268F">
      <w:pPr>
        <w:rPr>
          <w:b/>
          <w:sz w:val="22"/>
          <w:szCs w:val="22"/>
          <w:u w:val="single"/>
        </w:rPr>
      </w:pPr>
      <w:r>
        <w:rPr>
          <w:b/>
          <w:sz w:val="22"/>
          <w:szCs w:val="22"/>
          <w:u w:val="single"/>
        </w:rPr>
        <w:t xml:space="preserve">Dr </w:t>
      </w:r>
      <w:r w:rsidR="00050BDE" w:rsidRPr="00C2268F">
        <w:rPr>
          <w:b/>
          <w:sz w:val="22"/>
          <w:szCs w:val="22"/>
          <w:u w:val="single"/>
        </w:rPr>
        <w:t>Chris</w:t>
      </w:r>
      <w:r w:rsidRPr="00C2268F">
        <w:rPr>
          <w:b/>
          <w:sz w:val="22"/>
          <w:szCs w:val="22"/>
          <w:u w:val="single"/>
        </w:rPr>
        <w:t xml:space="preserve"> Kavazos</w:t>
      </w:r>
    </w:p>
    <w:p w14:paraId="7BB58E67" w14:textId="2DEE267F" w:rsidR="002D5DF7" w:rsidRDefault="009B34C0" w:rsidP="00C2268F">
      <w:pPr>
        <w:rPr>
          <w:sz w:val="22"/>
          <w:szCs w:val="22"/>
        </w:rPr>
      </w:pPr>
      <w:commentRangeStart w:id="2"/>
      <w:commentRangeEnd w:id="2"/>
      <w:r>
        <w:rPr>
          <w:rStyle w:val="CommentReference"/>
        </w:rPr>
        <w:commentReference w:id="2"/>
      </w:r>
      <w:r w:rsidR="002D5DF7" w:rsidRPr="002D5DF7">
        <w:rPr>
          <w:sz w:val="22"/>
          <w:szCs w:val="22"/>
        </w:rPr>
        <w:t>Centre fo</w:t>
      </w:r>
      <w:r w:rsidR="002D5DF7">
        <w:rPr>
          <w:sz w:val="22"/>
          <w:szCs w:val="22"/>
        </w:rPr>
        <w:t>r…</w:t>
      </w:r>
    </w:p>
    <w:p w14:paraId="3EC0EBC5" w14:textId="3E850A6E" w:rsidR="002D5DF7" w:rsidRPr="002D5DF7" w:rsidRDefault="002D5DF7" w:rsidP="00C2268F">
      <w:pPr>
        <w:rPr>
          <w:sz w:val="22"/>
          <w:szCs w:val="22"/>
        </w:rPr>
      </w:pPr>
      <w:r>
        <w:rPr>
          <w:sz w:val="22"/>
          <w:szCs w:val="22"/>
        </w:rPr>
        <w:t>…</w:t>
      </w:r>
    </w:p>
    <w:p w14:paraId="6EAE64CC" w14:textId="08215841" w:rsidR="002D5DF7" w:rsidRDefault="002D5DF7" w:rsidP="00C2268F">
      <w:pPr>
        <w:rPr>
          <w:sz w:val="22"/>
          <w:szCs w:val="22"/>
        </w:rPr>
      </w:pPr>
      <w:r>
        <w:rPr>
          <w:sz w:val="22"/>
          <w:szCs w:val="22"/>
        </w:rPr>
        <w:t>University of New South Wales</w:t>
      </w:r>
    </w:p>
    <w:p w14:paraId="4E624468" w14:textId="77DD0688" w:rsidR="009B34C0" w:rsidRPr="002D5DF7" w:rsidRDefault="002D5DF7" w:rsidP="00C2268F">
      <w:pPr>
        <w:rPr>
          <w:sz w:val="22"/>
          <w:szCs w:val="22"/>
        </w:rPr>
      </w:pPr>
      <w:r>
        <w:rPr>
          <w:sz w:val="22"/>
          <w:szCs w:val="22"/>
        </w:rPr>
        <w:t>Sydney, NSW</w:t>
      </w:r>
      <w:r w:rsidR="009B34C0" w:rsidRPr="002D5DF7">
        <w:rPr>
          <w:sz w:val="22"/>
          <w:szCs w:val="22"/>
        </w:rPr>
        <w:t xml:space="preserve">     </w:t>
      </w:r>
    </w:p>
    <w:p w14:paraId="05DCD4E2" w14:textId="091A2700" w:rsidR="00C2268F" w:rsidRDefault="009B34C0" w:rsidP="00FE163D">
      <w:pPr>
        <w:spacing w:line="276" w:lineRule="auto"/>
        <w:jc w:val="both"/>
        <w:rPr>
          <w:sz w:val="22"/>
          <w:szCs w:val="22"/>
        </w:rPr>
      </w:pPr>
      <w:r>
        <w:rPr>
          <w:sz w:val="22"/>
          <w:szCs w:val="22"/>
        </w:rPr>
        <w:t xml:space="preserve"> </w:t>
      </w:r>
    </w:p>
    <w:p w14:paraId="06A3C35D" w14:textId="7D6AD0E5" w:rsidR="00C2268F" w:rsidRPr="00C2268F" w:rsidRDefault="00C2268F" w:rsidP="00FE163D">
      <w:pPr>
        <w:spacing w:line="276" w:lineRule="auto"/>
        <w:jc w:val="both"/>
        <w:rPr>
          <w:sz w:val="22"/>
          <w:szCs w:val="22"/>
        </w:rPr>
      </w:pPr>
      <w:r w:rsidRPr="00C2268F">
        <w:rPr>
          <w:sz w:val="22"/>
          <w:szCs w:val="22"/>
        </w:rPr>
        <w:t>Chris completed his PhD on the microbial ecology of Lake MacLeod in 2016. He has since been undertaking post-doctoral research work in collaboration with researchers from the University of New South Wales and the University of Newcastle on the microbiomes of fish, corals and clams in the Great Barrier Reef. Chris has contributed research papers to international journals with his work concentrated on testing ecological theories in natural communities. This publication record demonstrates Chris’s strong skills in community ecology and ecological statistics.</w:t>
      </w:r>
    </w:p>
    <w:p w14:paraId="58EE6EE8" w14:textId="4E219505" w:rsidR="00050BDE" w:rsidRDefault="00050BDE" w:rsidP="00FE163D">
      <w:pPr>
        <w:spacing w:line="276" w:lineRule="auto"/>
        <w:jc w:val="both"/>
        <w:rPr>
          <w:sz w:val="22"/>
          <w:szCs w:val="22"/>
        </w:rPr>
      </w:pPr>
    </w:p>
    <w:p w14:paraId="795EB961" w14:textId="0660A538" w:rsidR="00050BDE" w:rsidRPr="00C2268F" w:rsidRDefault="00050BDE" w:rsidP="00FE163D">
      <w:pPr>
        <w:spacing w:line="276" w:lineRule="auto"/>
        <w:jc w:val="both"/>
        <w:rPr>
          <w:b/>
          <w:sz w:val="22"/>
          <w:szCs w:val="22"/>
          <w:u w:val="single"/>
        </w:rPr>
      </w:pPr>
      <w:r w:rsidRPr="00C2268F">
        <w:rPr>
          <w:b/>
          <w:sz w:val="22"/>
          <w:szCs w:val="22"/>
          <w:u w:val="single"/>
        </w:rPr>
        <w:t>Grant</w:t>
      </w:r>
      <w:r w:rsidR="00C2268F" w:rsidRPr="00C2268F">
        <w:rPr>
          <w:b/>
          <w:sz w:val="22"/>
          <w:szCs w:val="22"/>
          <w:u w:val="single"/>
        </w:rPr>
        <w:t xml:space="preserve"> Buller</w:t>
      </w:r>
    </w:p>
    <w:p w14:paraId="1A84955C" w14:textId="77777777" w:rsidR="00C2268F" w:rsidRPr="00A64C12" w:rsidRDefault="00C2268F" w:rsidP="00C2268F">
      <w:pPr>
        <w:jc w:val="both"/>
        <w:rPr>
          <w:sz w:val="22"/>
          <w:szCs w:val="22"/>
        </w:rPr>
      </w:pPr>
      <w:r w:rsidRPr="00A64C12">
        <w:rPr>
          <w:sz w:val="22"/>
          <w:szCs w:val="22"/>
        </w:rPr>
        <w:t>Centre for Ecosystem Management</w:t>
      </w:r>
    </w:p>
    <w:p w14:paraId="6B62B6D9" w14:textId="77777777" w:rsidR="00C2268F" w:rsidRPr="00A64C12" w:rsidRDefault="00C2268F" w:rsidP="00C2268F">
      <w:pPr>
        <w:rPr>
          <w:sz w:val="22"/>
          <w:szCs w:val="22"/>
        </w:rPr>
      </w:pPr>
      <w:r w:rsidRPr="00A64C12">
        <w:rPr>
          <w:sz w:val="22"/>
          <w:szCs w:val="22"/>
        </w:rPr>
        <w:t>School of Science,</w:t>
      </w:r>
    </w:p>
    <w:p w14:paraId="450D8729" w14:textId="77777777" w:rsidR="00C2268F" w:rsidRPr="00A64C12" w:rsidRDefault="00C2268F" w:rsidP="00C2268F">
      <w:pPr>
        <w:rPr>
          <w:sz w:val="22"/>
          <w:szCs w:val="22"/>
        </w:rPr>
      </w:pPr>
      <w:r w:rsidRPr="00A64C12">
        <w:rPr>
          <w:sz w:val="22"/>
          <w:szCs w:val="22"/>
        </w:rPr>
        <w:t xml:space="preserve">Edith Cowan University </w:t>
      </w:r>
    </w:p>
    <w:p w14:paraId="33071220" w14:textId="77777777" w:rsidR="00C2268F" w:rsidRPr="00A64C12" w:rsidRDefault="00C2268F" w:rsidP="00C2268F">
      <w:pPr>
        <w:rPr>
          <w:sz w:val="22"/>
          <w:szCs w:val="22"/>
        </w:rPr>
      </w:pPr>
      <w:r w:rsidRPr="00A64C12">
        <w:rPr>
          <w:sz w:val="22"/>
          <w:szCs w:val="22"/>
        </w:rPr>
        <w:t>Joondalup, Western Australia.</w:t>
      </w:r>
    </w:p>
    <w:p w14:paraId="0A932AB9" w14:textId="77777777" w:rsidR="00C2268F" w:rsidRDefault="00C2268F" w:rsidP="00FE163D">
      <w:pPr>
        <w:spacing w:line="276" w:lineRule="auto"/>
        <w:jc w:val="both"/>
        <w:rPr>
          <w:sz w:val="22"/>
          <w:szCs w:val="22"/>
        </w:rPr>
      </w:pPr>
    </w:p>
    <w:p w14:paraId="28E4FAE1" w14:textId="2B2A2B50" w:rsidR="00FE163D" w:rsidRPr="00C55A5A" w:rsidRDefault="00C2268F" w:rsidP="00FE163D">
      <w:pPr>
        <w:spacing w:line="276" w:lineRule="auto"/>
        <w:jc w:val="both"/>
        <w:rPr>
          <w:sz w:val="22"/>
          <w:szCs w:val="22"/>
        </w:rPr>
      </w:pPr>
      <w:r>
        <w:rPr>
          <w:sz w:val="22"/>
          <w:szCs w:val="22"/>
        </w:rPr>
        <w:t>Grant has worked as a Research Assistant with CEM since July 2015. His role has primarily involved conducting the fringing wetland vegetation monitoring component of the Environmental Investigations and Monitoring of the Gnangara and Jandakot Groundwater Mounds, including underta</w:t>
      </w:r>
      <w:r w:rsidR="00CC67E2">
        <w:rPr>
          <w:sz w:val="22"/>
          <w:szCs w:val="22"/>
        </w:rPr>
        <w:t>king spring field surveys</w:t>
      </w:r>
      <w:r>
        <w:rPr>
          <w:sz w:val="22"/>
          <w:szCs w:val="22"/>
        </w:rPr>
        <w:t>, data analysis</w:t>
      </w:r>
      <w:r w:rsidR="00CC67E2">
        <w:rPr>
          <w:sz w:val="22"/>
          <w:szCs w:val="22"/>
        </w:rPr>
        <w:t>,</w:t>
      </w:r>
      <w:r>
        <w:rPr>
          <w:sz w:val="22"/>
          <w:szCs w:val="22"/>
        </w:rPr>
        <w:t xml:space="preserve"> and </w:t>
      </w:r>
      <w:r w:rsidR="00CC67E2">
        <w:rPr>
          <w:sz w:val="22"/>
          <w:szCs w:val="22"/>
        </w:rPr>
        <w:t>preparation and submission of reports to DWER.</w:t>
      </w:r>
      <w:r>
        <w:rPr>
          <w:sz w:val="22"/>
          <w:szCs w:val="22"/>
        </w:rPr>
        <w:t xml:space="preserve"> </w:t>
      </w:r>
      <w:r w:rsidR="00FE163D" w:rsidRPr="00C55A5A">
        <w:rPr>
          <w:sz w:val="22"/>
          <w:szCs w:val="22"/>
        </w:rPr>
        <w:br w:type="page"/>
      </w:r>
    </w:p>
    <w:p w14:paraId="69CB6B80" w14:textId="77777777" w:rsidR="00827143" w:rsidRPr="00E95C9F" w:rsidRDefault="00827143" w:rsidP="00827143">
      <w:pPr>
        <w:pStyle w:val="Heading1"/>
        <w:rPr>
          <w:rFonts w:ascii="Times New Roman" w:hAnsi="Times New Roman" w:cs="Times New Roman"/>
          <w:b/>
          <w:color w:val="auto"/>
          <w:sz w:val="28"/>
          <w:szCs w:val="28"/>
        </w:rPr>
      </w:pPr>
      <w:r w:rsidRPr="00E95C9F">
        <w:rPr>
          <w:rFonts w:ascii="Times New Roman" w:hAnsi="Times New Roman" w:cs="Times New Roman"/>
          <w:b/>
          <w:color w:val="auto"/>
          <w:sz w:val="28"/>
          <w:szCs w:val="28"/>
        </w:rPr>
        <w:t>Data and information</w:t>
      </w:r>
    </w:p>
    <w:p w14:paraId="3BE7FA85" w14:textId="1B0EBB38" w:rsidR="00827143" w:rsidRPr="00827143" w:rsidRDefault="00827143" w:rsidP="00F66141">
      <w:pPr>
        <w:pStyle w:val="BodyText"/>
        <w:spacing w:line="240" w:lineRule="auto"/>
        <w:jc w:val="both"/>
        <w:rPr>
          <w:rFonts w:ascii="Times New Roman" w:hAnsi="Times New Roman"/>
        </w:rPr>
      </w:pPr>
      <w:r w:rsidRPr="00827143">
        <w:rPr>
          <w:rFonts w:ascii="Times New Roman" w:hAnsi="Times New Roman"/>
        </w:rPr>
        <w:t>The Centre for Ecosystem Management requires</w:t>
      </w:r>
      <w:r>
        <w:rPr>
          <w:rFonts w:ascii="Times New Roman" w:hAnsi="Times New Roman"/>
        </w:rPr>
        <w:t xml:space="preserve"> – upon request –</w:t>
      </w:r>
      <w:r w:rsidRPr="00827143">
        <w:rPr>
          <w:rFonts w:ascii="Times New Roman" w:hAnsi="Times New Roman"/>
        </w:rPr>
        <w:t xml:space="preserve"> the relevant background information</w:t>
      </w:r>
      <w:r>
        <w:rPr>
          <w:rFonts w:ascii="Times New Roman" w:hAnsi="Times New Roman"/>
        </w:rPr>
        <w:t xml:space="preserve"> for the assessment</w:t>
      </w:r>
      <w:r w:rsidRPr="00827143">
        <w:rPr>
          <w:rFonts w:ascii="Times New Roman" w:hAnsi="Times New Roman"/>
        </w:rPr>
        <w:t>, including monitoring reports, monitoring bore and staff gauge locations and hydrographs.</w:t>
      </w:r>
    </w:p>
    <w:p w14:paraId="4D82A52B" w14:textId="77777777" w:rsidR="00827143" w:rsidRDefault="00827143" w:rsidP="00783B21">
      <w:pPr>
        <w:rPr>
          <w:sz w:val="22"/>
          <w:szCs w:val="22"/>
        </w:rPr>
      </w:pPr>
    </w:p>
    <w:p w14:paraId="28074F32" w14:textId="77777777" w:rsidR="000306A8" w:rsidRPr="00E95C9F" w:rsidRDefault="000306A8" w:rsidP="00F66141">
      <w:pPr>
        <w:pStyle w:val="Heading1"/>
        <w:spacing w:before="120"/>
        <w:rPr>
          <w:rFonts w:ascii="Times New Roman" w:hAnsi="Times New Roman" w:cs="Times New Roman"/>
          <w:b/>
          <w:noProof/>
          <w:color w:val="auto"/>
          <w:sz w:val="28"/>
          <w:szCs w:val="28"/>
          <w:lang w:eastAsia="en-AU"/>
        </w:rPr>
      </w:pPr>
      <w:r w:rsidRPr="00E95C9F">
        <w:rPr>
          <w:rFonts w:ascii="Times New Roman" w:hAnsi="Times New Roman" w:cs="Times New Roman"/>
          <w:b/>
          <w:noProof/>
          <w:color w:val="auto"/>
          <w:sz w:val="28"/>
          <w:szCs w:val="28"/>
          <w:lang w:eastAsia="en-AU"/>
        </w:rPr>
        <w:t>Time frame</w:t>
      </w:r>
    </w:p>
    <w:p w14:paraId="3B75EC35" w14:textId="77777777" w:rsidR="00DF662E" w:rsidRDefault="00DF662E" w:rsidP="00DF662E">
      <w:pPr>
        <w:rPr>
          <w:lang w:eastAsia="en-AU"/>
        </w:rPr>
      </w:pPr>
    </w:p>
    <w:p w14:paraId="35F38C30" w14:textId="54FE45B6" w:rsidR="00DF662E" w:rsidRDefault="00C55A5A" w:rsidP="00DF662E">
      <w:pPr>
        <w:rPr>
          <w:lang w:eastAsia="en-AU"/>
        </w:rPr>
      </w:pPr>
      <w:r>
        <w:rPr>
          <w:lang w:eastAsia="en-AU"/>
        </w:rPr>
        <w:t>CEM</w:t>
      </w:r>
      <w:r w:rsidR="00DF662E">
        <w:rPr>
          <w:lang w:eastAsia="en-AU"/>
        </w:rPr>
        <w:t xml:space="preserve"> will complete the proposed work </w:t>
      </w:r>
      <w:r w:rsidR="00D8261F">
        <w:rPr>
          <w:lang w:eastAsia="en-AU"/>
        </w:rPr>
        <w:t xml:space="preserve">for Tasks 1-3 </w:t>
      </w:r>
      <w:r w:rsidR="00DF662E">
        <w:rPr>
          <w:lang w:eastAsia="en-AU"/>
        </w:rPr>
        <w:t xml:space="preserve">by </w:t>
      </w:r>
      <w:r w:rsidR="00D8261F">
        <w:rPr>
          <w:lang w:eastAsia="en-AU"/>
        </w:rPr>
        <w:t>18</w:t>
      </w:r>
      <w:r w:rsidR="00D8261F" w:rsidRPr="00D8261F">
        <w:rPr>
          <w:vertAlign w:val="superscript"/>
          <w:lang w:eastAsia="en-AU"/>
        </w:rPr>
        <w:t>th</w:t>
      </w:r>
      <w:r w:rsidR="00D8261F">
        <w:rPr>
          <w:lang w:eastAsia="en-AU"/>
        </w:rPr>
        <w:t xml:space="preserve"> </w:t>
      </w:r>
      <w:r w:rsidR="00DF662E">
        <w:rPr>
          <w:lang w:eastAsia="en-AU"/>
        </w:rPr>
        <w:t>September 2019.</w:t>
      </w:r>
    </w:p>
    <w:p w14:paraId="39C52FE8" w14:textId="77777777" w:rsidR="00D8261F" w:rsidRDefault="00D8261F" w:rsidP="00DF662E">
      <w:pPr>
        <w:rPr>
          <w:lang w:eastAsia="en-AU"/>
        </w:rPr>
      </w:pPr>
    </w:p>
    <w:p w14:paraId="5B55EC98" w14:textId="77777777" w:rsidR="00C37998" w:rsidRPr="00DF662E" w:rsidRDefault="00C37998" w:rsidP="00DF662E">
      <w:pPr>
        <w:rPr>
          <w:lang w:eastAsia="en-AU"/>
        </w:rPr>
      </w:pPr>
    </w:p>
    <w:p w14:paraId="0A627749" w14:textId="77777777" w:rsidR="00783B21" w:rsidRPr="00C37998" w:rsidRDefault="00783B21" w:rsidP="000306A8">
      <w:pPr>
        <w:rPr>
          <w:b/>
          <w:noProof/>
          <w:lang w:eastAsia="en-AU"/>
        </w:rPr>
      </w:pPr>
      <w:r w:rsidRPr="00C37998">
        <w:rPr>
          <w:b/>
          <w:noProof/>
          <w:lang w:eastAsia="en-AU"/>
        </w:rPr>
        <w:t>Project payment schedule</w:t>
      </w:r>
    </w:p>
    <w:p w14:paraId="7E86ECDA" w14:textId="77777777" w:rsidR="00783B21" w:rsidRDefault="00783B21" w:rsidP="00783B21">
      <w:pPr>
        <w:rPr>
          <w:noProof/>
          <w:lang w:eastAsia="en-AU"/>
        </w:rPr>
      </w:pPr>
    </w:p>
    <w:tbl>
      <w:tblPr>
        <w:tblStyle w:val="TableGrid"/>
        <w:tblW w:w="0" w:type="auto"/>
        <w:tblLook w:val="04A0" w:firstRow="1" w:lastRow="0" w:firstColumn="1" w:lastColumn="0" w:noHBand="0" w:noVBand="1"/>
      </w:tblPr>
      <w:tblGrid>
        <w:gridCol w:w="1421"/>
        <w:gridCol w:w="4311"/>
        <w:gridCol w:w="1916"/>
        <w:gridCol w:w="1368"/>
      </w:tblGrid>
      <w:tr w:rsidR="00783B21" w:rsidRPr="00844180" w14:paraId="318054F9" w14:textId="77777777" w:rsidTr="00B648B5">
        <w:tc>
          <w:tcPr>
            <w:tcW w:w="1427" w:type="dxa"/>
            <w:shd w:val="clear" w:color="auto" w:fill="D9D9D9" w:themeFill="background1" w:themeFillShade="D9"/>
          </w:tcPr>
          <w:p w14:paraId="19397663" w14:textId="77777777" w:rsidR="00783B21" w:rsidRPr="00844180" w:rsidRDefault="00783B21" w:rsidP="00B648B5">
            <w:pPr>
              <w:pStyle w:val="BodyText"/>
              <w:spacing w:before="40" w:after="40" w:line="240" w:lineRule="auto"/>
              <w:rPr>
                <w:b/>
              </w:rPr>
            </w:pPr>
            <w:r>
              <w:rPr>
                <w:b/>
              </w:rPr>
              <w:t>Milestone</w:t>
            </w:r>
          </w:p>
        </w:tc>
        <w:tc>
          <w:tcPr>
            <w:tcW w:w="4490" w:type="dxa"/>
            <w:shd w:val="clear" w:color="auto" w:fill="D9D9D9" w:themeFill="background1" w:themeFillShade="D9"/>
          </w:tcPr>
          <w:p w14:paraId="4C7F6BF0" w14:textId="77777777" w:rsidR="00783B21" w:rsidRDefault="00783B21" w:rsidP="00B648B5">
            <w:pPr>
              <w:pStyle w:val="BodyText"/>
              <w:spacing w:before="40" w:after="40" w:line="240" w:lineRule="auto"/>
              <w:rPr>
                <w:b/>
              </w:rPr>
            </w:pPr>
            <w:r>
              <w:rPr>
                <w:b/>
              </w:rPr>
              <w:t>Description</w:t>
            </w:r>
          </w:p>
        </w:tc>
        <w:tc>
          <w:tcPr>
            <w:tcW w:w="1951" w:type="dxa"/>
            <w:shd w:val="clear" w:color="auto" w:fill="D9D9D9" w:themeFill="background1" w:themeFillShade="D9"/>
          </w:tcPr>
          <w:p w14:paraId="4F5CA3F6" w14:textId="77777777" w:rsidR="00783B21" w:rsidRPr="00844180" w:rsidRDefault="00783B21" w:rsidP="00B648B5">
            <w:pPr>
              <w:pStyle w:val="BodyText"/>
              <w:spacing w:before="40" w:after="40" w:line="240" w:lineRule="auto"/>
              <w:rPr>
                <w:b/>
              </w:rPr>
            </w:pPr>
            <w:r>
              <w:rPr>
                <w:b/>
              </w:rPr>
              <w:t>Due</w:t>
            </w:r>
          </w:p>
        </w:tc>
        <w:tc>
          <w:tcPr>
            <w:tcW w:w="1374" w:type="dxa"/>
            <w:shd w:val="clear" w:color="auto" w:fill="D9D9D9" w:themeFill="background1" w:themeFillShade="D9"/>
          </w:tcPr>
          <w:p w14:paraId="300B030A" w14:textId="77777777" w:rsidR="00783B21" w:rsidRPr="00844180" w:rsidRDefault="00783B21" w:rsidP="00B648B5">
            <w:pPr>
              <w:pStyle w:val="BodyText"/>
              <w:spacing w:before="40" w:after="40" w:line="240" w:lineRule="auto"/>
              <w:rPr>
                <w:b/>
              </w:rPr>
            </w:pPr>
            <w:r>
              <w:rPr>
                <w:b/>
              </w:rPr>
              <w:t>Payment Schedule</w:t>
            </w:r>
          </w:p>
        </w:tc>
      </w:tr>
      <w:tr w:rsidR="00783B21" w14:paraId="6481065C" w14:textId="77777777" w:rsidTr="00B648B5">
        <w:tc>
          <w:tcPr>
            <w:tcW w:w="1427" w:type="dxa"/>
          </w:tcPr>
          <w:p w14:paraId="2348B318" w14:textId="77777777" w:rsidR="00783B21" w:rsidRDefault="00783B21" w:rsidP="00B648B5">
            <w:pPr>
              <w:pStyle w:val="BodyText"/>
              <w:spacing w:before="40" w:after="40" w:line="240" w:lineRule="auto"/>
            </w:pPr>
            <w:r>
              <w:t>1</w:t>
            </w:r>
          </w:p>
        </w:tc>
        <w:tc>
          <w:tcPr>
            <w:tcW w:w="4490" w:type="dxa"/>
          </w:tcPr>
          <w:p w14:paraId="370B6301" w14:textId="77777777" w:rsidR="00783B21" w:rsidRDefault="00783B21" w:rsidP="00B648B5">
            <w:pPr>
              <w:pStyle w:val="BodyText"/>
              <w:spacing w:before="40" w:after="40" w:line="240" w:lineRule="auto"/>
            </w:pPr>
            <w:r>
              <w:t>Completion</w:t>
            </w:r>
            <w:r w:rsidRPr="00844180">
              <w:t xml:space="preserve"> of and submission of a brief progress report </w:t>
            </w:r>
            <w:r>
              <w:t xml:space="preserve">on Tasks 1 to 3 (digital format) </w:t>
            </w:r>
            <w:r w:rsidRPr="00844180">
              <w:t>to the Project Manager.</w:t>
            </w:r>
          </w:p>
        </w:tc>
        <w:tc>
          <w:tcPr>
            <w:tcW w:w="1951" w:type="dxa"/>
          </w:tcPr>
          <w:p w14:paraId="4AE1FB8C" w14:textId="55218519" w:rsidR="00783B21" w:rsidRDefault="00783B21" w:rsidP="00B648B5">
            <w:pPr>
              <w:pStyle w:val="BodyText"/>
              <w:spacing w:before="40" w:after="40" w:line="240" w:lineRule="auto"/>
            </w:pPr>
            <w:r>
              <w:t>17 Ju</w:t>
            </w:r>
            <w:r w:rsidR="00D8261F">
              <w:t>ly</w:t>
            </w:r>
            <w:r>
              <w:t xml:space="preserve"> 2019</w:t>
            </w:r>
          </w:p>
        </w:tc>
        <w:tc>
          <w:tcPr>
            <w:tcW w:w="1374" w:type="dxa"/>
          </w:tcPr>
          <w:p w14:paraId="5A7C100F" w14:textId="77777777" w:rsidR="00783B21" w:rsidRDefault="00783B21" w:rsidP="00B648B5">
            <w:pPr>
              <w:pStyle w:val="BodyText"/>
              <w:spacing w:before="40" w:after="40" w:line="240" w:lineRule="auto"/>
            </w:pPr>
            <w:r>
              <w:t>40% of contract value</w:t>
            </w:r>
          </w:p>
        </w:tc>
      </w:tr>
      <w:tr w:rsidR="00783B21" w14:paraId="294FAE37" w14:textId="77777777" w:rsidTr="00B648B5">
        <w:tc>
          <w:tcPr>
            <w:tcW w:w="1427" w:type="dxa"/>
          </w:tcPr>
          <w:p w14:paraId="44DDDB60" w14:textId="77777777" w:rsidR="00783B21" w:rsidRDefault="00783B21" w:rsidP="00B648B5">
            <w:pPr>
              <w:pStyle w:val="BodyText"/>
              <w:spacing w:before="40" w:after="40" w:line="240" w:lineRule="auto"/>
            </w:pPr>
            <w:r>
              <w:t>2</w:t>
            </w:r>
          </w:p>
        </w:tc>
        <w:tc>
          <w:tcPr>
            <w:tcW w:w="4490" w:type="dxa"/>
          </w:tcPr>
          <w:p w14:paraId="0E35D78E" w14:textId="77777777" w:rsidR="00783B21" w:rsidRDefault="00783B21" w:rsidP="00B648B5">
            <w:pPr>
              <w:pStyle w:val="BodyText"/>
              <w:spacing w:before="40" w:after="40" w:line="240" w:lineRule="auto"/>
            </w:pPr>
            <w:r>
              <w:t>S</w:t>
            </w:r>
            <w:r w:rsidRPr="00844180">
              <w:t>ubmission of a draft final report</w:t>
            </w:r>
            <w:r>
              <w:t xml:space="preserve"> (digital format – Microsoft Word version) to the Project Manager.</w:t>
            </w:r>
          </w:p>
        </w:tc>
        <w:tc>
          <w:tcPr>
            <w:tcW w:w="1951" w:type="dxa"/>
          </w:tcPr>
          <w:p w14:paraId="429B28B8" w14:textId="0EA042F9" w:rsidR="00783B21" w:rsidRDefault="00783B21" w:rsidP="00B648B5">
            <w:pPr>
              <w:pStyle w:val="BodyText"/>
              <w:spacing w:before="40" w:after="40" w:line="240" w:lineRule="auto"/>
            </w:pPr>
            <w:r>
              <w:t>3</w:t>
            </w:r>
            <w:r w:rsidR="00D8261F">
              <w:t>0</w:t>
            </w:r>
            <w:r>
              <w:t xml:space="preserve"> </w:t>
            </w:r>
            <w:r w:rsidR="00D8261F">
              <w:t>August</w:t>
            </w:r>
            <w:r>
              <w:t xml:space="preserve"> 2019</w:t>
            </w:r>
          </w:p>
        </w:tc>
        <w:tc>
          <w:tcPr>
            <w:tcW w:w="1374" w:type="dxa"/>
          </w:tcPr>
          <w:p w14:paraId="5575F548" w14:textId="77777777" w:rsidR="00783B21" w:rsidRDefault="00783B21" w:rsidP="00B648B5">
            <w:pPr>
              <w:pStyle w:val="BodyText"/>
              <w:spacing w:before="40" w:after="40" w:line="240" w:lineRule="auto"/>
            </w:pPr>
            <w:r>
              <w:t>4</w:t>
            </w:r>
            <w:r w:rsidRPr="00844180">
              <w:t>0% of contract</w:t>
            </w:r>
            <w:r>
              <w:t xml:space="preserve"> value</w:t>
            </w:r>
          </w:p>
        </w:tc>
      </w:tr>
      <w:tr w:rsidR="00783B21" w14:paraId="7A1CA825" w14:textId="77777777" w:rsidTr="00B648B5">
        <w:tc>
          <w:tcPr>
            <w:tcW w:w="1427" w:type="dxa"/>
          </w:tcPr>
          <w:p w14:paraId="70DB2C66" w14:textId="77777777" w:rsidR="00783B21" w:rsidRDefault="00783B21" w:rsidP="00B648B5">
            <w:pPr>
              <w:pStyle w:val="BodyText"/>
              <w:spacing w:before="40" w:after="40" w:line="240" w:lineRule="auto"/>
            </w:pPr>
            <w:r>
              <w:t>3</w:t>
            </w:r>
          </w:p>
        </w:tc>
        <w:tc>
          <w:tcPr>
            <w:tcW w:w="4490" w:type="dxa"/>
          </w:tcPr>
          <w:p w14:paraId="23433CA4" w14:textId="77777777" w:rsidR="00783B21" w:rsidRDefault="00783B21" w:rsidP="00B648B5">
            <w:pPr>
              <w:pStyle w:val="BodyText"/>
              <w:spacing w:before="40" w:after="40" w:line="240" w:lineRule="auto"/>
            </w:pPr>
            <w:r w:rsidRPr="00844180">
              <w:t>Following submission of an acceptable final report, incorporating any relevant changes to t</w:t>
            </w:r>
            <w:r>
              <w:t>he draft report requested by</w:t>
            </w:r>
            <w:r w:rsidRPr="00844180">
              <w:t xml:space="preserve"> </w:t>
            </w:r>
            <w:r>
              <w:t>DWER</w:t>
            </w:r>
            <w:r w:rsidRPr="00844180">
              <w:t xml:space="preserve">. </w:t>
            </w:r>
          </w:p>
          <w:p w14:paraId="657A3585" w14:textId="77777777" w:rsidR="00783B21" w:rsidRDefault="00783B21" w:rsidP="00B648B5">
            <w:pPr>
              <w:pStyle w:val="BodyText"/>
              <w:spacing w:before="40" w:after="40" w:line="240" w:lineRule="auto"/>
            </w:pPr>
            <w:r w:rsidRPr="00844180">
              <w:t xml:space="preserve">The final report should be submitted to the Project Manager in digital format (pdf </w:t>
            </w:r>
            <w:r>
              <w:t>version</w:t>
            </w:r>
            <w:r w:rsidRPr="00844180">
              <w:t>)</w:t>
            </w:r>
            <w:r>
              <w:t>.</w:t>
            </w:r>
            <w:r w:rsidRPr="00844180">
              <w:t xml:space="preserve"> All data should also be provided in digital format</w:t>
            </w:r>
            <w:r>
              <w:t xml:space="preserve"> (Microsoft Excel version).</w:t>
            </w:r>
          </w:p>
        </w:tc>
        <w:tc>
          <w:tcPr>
            <w:tcW w:w="1951" w:type="dxa"/>
          </w:tcPr>
          <w:p w14:paraId="1C641645" w14:textId="6E974CBB" w:rsidR="00783B21" w:rsidRDefault="00D8261F" w:rsidP="00B648B5">
            <w:pPr>
              <w:pStyle w:val="BodyText"/>
              <w:spacing w:before="40" w:after="40" w:line="240" w:lineRule="auto"/>
            </w:pPr>
            <w:r>
              <w:t>18</w:t>
            </w:r>
            <w:r w:rsidR="00783B21">
              <w:t xml:space="preserve"> September</w:t>
            </w:r>
          </w:p>
        </w:tc>
        <w:tc>
          <w:tcPr>
            <w:tcW w:w="1374" w:type="dxa"/>
          </w:tcPr>
          <w:p w14:paraId="46B71E92" w14:textId="77777777" w:rsidR="00783B21" w:rsidRDefault="00783B21" w:rsidP="00B648B5">
            <w:pPr>
              <w:pStyle w:val="BodyText"/>
              <w:spacing w:before="40" w:after="40" w:line="240" w:lineRule="auto"/>
            </w:pPr>
            <w:r w:rsidRPr="00844180">
              <w:t>20% of contract</w:t>
            </w:r>
            <w:r>
              <w:t xml:space="preserve"> value</w:t>
            </w:r>
          </w:p>
        </w:tc>
      </w:tr>
    </w:tbl>
    <w:p w14:paraId="386B7CDE" w14:textId="77777777" w:rsidR="00783B21" w:rsidRDefault="00783B21">
      <w:pPr>
        <w:spacing w:after="160" w:line="259" w:lineRule="auto"/>
        <w:rPr>
          <w:noProof/>
          <w:lang w:eastAsia="en-AU"/>
        </w:rPr>
      </w:pPr>
      <w:r>
        <w:rPr>
          <w:noProof/>
          <w:lang w:eastAsia="en-AU"/>
        </w:rPr>
        <w:br w:type="page"/>
      </w:r>
    </w:p>
    <w:p w14:paraId="0EA21A02" w14:textId="77777777" w:rsidR="00DA14A6" w:rsidRDefault="00DA14A6">
      <w:pPr>
        <w:spacing w:after="160" w:line="259" w:lineRule="auto"/>
        <w:rPr>
          <w:noProof/>
          <w:lang w:eastAsia="en-AU"/>
        </w:rPr>
        <w:sectPr w:rsidR="00DA14A6" w:rsidSect="00DA14A6">
          <w:pgSz w:w="11906" w:h="16838"/>
          <w:pgMar w:top="1440" w:right="1440" w:bottom="1440" w:left="1440" w:header="708" w:footer="708" w:gutter="0"/>
          <w:cols w:space="708"/>
          <w:docGrid w:linePitch="360"/>
        </w:sectPr>
      </w:pPr>
    </w:p>
    <w:p w14:paraId="7BCC6B88" w14:textId="1750F3BA" w:rsidR="00C342F6" w:rsidRDefault="00C342F6" w:rsidP="00A64C12">
      <w:pPr>
        <w:pStyle w:val="Heading1"/>
        <w:spacing w:after="120"/>
        <w:rPr>
          <w:rFonts w:ascii="Times New Roman" w:hAnsi="Times New Roman" w:cs="Times New Roman"/>
          <w:b/>
          <w:noProof/>
          <w:color w:val="auto"/>
          <w:sz w:val="28"/>
          <w:szCs w:val="28"/>
          <w:lang w:eastAsia="en-AU"/>
        </w:rPr>
      </w:pPr>
      <w:r w:rsidRPr="00E95C9F">
        <w:rPr>
          <w:rFonts w:ascii="Times New Roman" w:hAnsi="Times New Roman" w:cs="Times New Roman"/>
          <w:b/>
          <w:noProof/>
          <w:color w:val="auto"/>
          <w:sz w:val="28"/>
          <w:szCs w:val="28"/>
          <w:lang w:eastAsia="en-AU"/>
        </w:rPr>
        <w:t>Cost</w:t>
      </w:r>
    </w:p>
    <w:p w14:paraId="17A2D52E" w14:textId="09E70A8F" w:rsidR="00D8261F" w:rsidRDefault="00D8261F" w:rsidP="00D8261F">
      <w:pPr>
        <w:rPr>
          <w:lang w:eastAsia="en-AU"/>
        </w:rPr>
      </w:pPr>
    </w:p>
    <w:p w14:paraId="0ABFB968" w14:textId="5F592114" w:rsidR="00D8261F" w:rsidRDefault="00D8261F" w:rsidP="00D8261F">
      <w:pPr>
        <w:rPr>
          <w:lang w:eastAsia="en-AU"/>
        </w:rPr>
      </w:pPr>
      <w:r w:rsidRPr="00D8261F">
        <w:rPr>
          <w:noProof/>
          <w:lang w:val="en-AU" w:eastAsia="en-AU"/>
        </w:rPr>
        <w:drawing>
          <wp:inline distT="0" distB="0" distL="0" distR="0" wp14:anchorId="1A4AC5F6" wp14:editId="61CC6ABF">
            <wp:extent cx="5731510" cy="38239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p>
    <w:p w14:paraId="2AAC7783" w14:textId="3571A559" w:rsidR="00D8261F" w:rsidRDefault="00D8261F" w:rsidP="00D8261F">
      <w:pPr>
        <w:rPr>
          <w:lang w:eastAsia="en-AU"/>
        </w:rPr>
      </w:pPr>
    </w:p>
    <w:p w14:paraId="63E1091E" w14:textId="0D893A57" w:rsidR="00D8261F" w:rsidRPr="00CC7801" w:rsidRDefault="00CC7801" w:rsidP="00D8261F">
      <w:pPr>
        <w:rPr>
          <w:b/>
          <w:bCs/>
          <w:lang w:eastAsia="en-AU"/>
        </w:rPr>
      </w:pPr>
      <w:r w:rsidRPr="00CC7801">
        <w:rPr>
          <w:b/>
          <w:bCs/>
          <w:lang w:eastAsia="en-AU"/>
        </w:rPr>
        <w:t xml:space="preserve">Total for Tasks 1-3: $32254.12 </w:t>
      </w:r>
      <w:ins w:id="3" w:author="Pierre HORWITZ" w:date="2019-06-07T05:40:00Z">
        <w:r w:rsidR="0087229A">
          <w:rPr>
            <w:b/>
            <w:bCs/>
            <w:lang w:eastAsia="en-AU"/>
          </w:rPr>
          <w:t xml:space="preserve">excl. GST </w:t>
        </w:r>
      </w:ins>
      <w:r w:rsidRPr="00CC7801">
        <w:rPr>
          <w:b/>
          <w:bCs/>
          <w:lang w:eastAsia="en-AU"/>
        </w:rPr>
        <w:t>complete by 18</w:t>
      </w:r>
      <w:r w:rsidRPr="00CC7801">
        <w:rPr>
          <w:b/>
          <w:bCs/>
          <w:vertAlign w:val="superscript"/>
          <w:lang w:eastAsia="en-AU"/>
        </w:rPr>
        <w:t>th</w:t>
      </w:r>
      <w:r w:rsidRPr="00CC7801">
        <w:rPr>
          <w:b/>
          <w:bCs/>
          <w:lang w:eastAsia="en-AU"/>
        </w:rPr>
        <w:t xml:space="preserve"> September</w:t>
      </w:r>
    </w:p>
    <w:p w14:paraId="51397C3C" w14:textId="297FECA7" w:rsidR="00CC7801" w:rsidRPr="00CC7801" w:rsidRDefault="00CC7801" w:rsidP="00D8261F">
      <w:pPr>
        <w:rPr>
          <w:b/>
          <w:bCs/>
          <w:lang w:eastAsia="en-AU"/>
        </w:rPr>
      </w:pPr>
      <w:r w:rsidRPr="00CC7801">
        <w:rPr>
          <w:b/>
          <w:bCs/>
          <w:lang w:eastAsia="en-AU"/>
        </w:rPr>
        <w:t xml:space="preserve">Total for Tasks 1-5: $38582.36 </w:t>
      </w:r>
      <w:ins w:id="4" w:author="Pierre HORWITZ" w:date="2019-06-07T05:40:00Z">
        <w:r w:rsidR="0087229A">
          <w:rPr>
            <w:b/>
            <w:bCs/>
            <w:lang w:eastAsia="en-AU"/>
          </w:rPr>
          <w:t xml:space="preserve">excl. GST </w:t>
        </w:r>
      </w:ins>
      <w:r w:rsidRPr="00CC7801">
        <w:rPr>
          <w:b/>
          <w:bCs/>
          <w:lang w:eastAsia="en-AU"/>
        </w:rPr>
        <w:t>completion date to be negotiated.</w:t>
      </w:r>
    </w:p>
    <w:p w14:paraId="0633F893" w14:textId="77777777" w:rsidR="00CC7801" w:rsidRDefault="00CC7801" w:rsidP="009B34C0">
      <w:pPr>
        <w:rPr>
          <w:noProof/>
          <w:lang w:eastAsia="en-AU"/>
        </w:rPr>
      </w:pPr>
    </w:p>
    <w:p w14:paraId="6586F9CD" w14:textId="77777777" w:rsidR="00CC7801" w:rsidRDefault="00CC7801" w:rsidP="009B34C0">
      <w:pPr>
        <w:rPr>
          <w:noProof/>
          <w:lang w:eastAsia="en-AU"/>
        </w:rPr>
      </w:pPr>
    </w:p>
    <w:p w14:paraId="153D962F" w14:textId="12D3E1B8" w:rsidR="00405883" w:rsidRPr="00E95C9F" w:rsidRDefault="00405883" w:rsidP="00E95C9F">
      <w:pPr>
        <w:pStyle w:val="Heading1"/>
        <w:rPr>
          <w:rFonts w:ascii="Times New Roman" w:hAnsi="Times New Roman" w:cs="Times New Roman"/>
          <w:b/>
          <w:noProof/>
          <w:color w:val="auto"/>
          <w:sz w:val="28"/>
          <w:szCs w:val="28"/>
          <w:lang w:eastAsia="en-AU"/>
        </w:rPr>
      </w:pPr>
      <w:r w:rsidRPr="00E95C9F">
        <w:rPr>
          <w:rFonts w:ascii="Times New Roman" w:hAnsi="Times New Roman" w:cs="Times New Roman"/>
          <w:b/>
          <w:noProof/>
          <w:color w:val="auto"/>
          <w:sz w:val="28"/>
          <w:szCs w:val="28"/>
          <w:lang w:eastAsia="en-AU"/>
        </w:rPr>
        <w:t>References</w:t>
      </w:r>
    </w:p>
    <w:p w14:paraId="22E70E00" w14:textId="77777777" w:rsidR="00E95C9F" w:rsidRPr="00E95C9F" w:rsidRDefault="00E95C9F" w:rsidP="00E95C9F">
      <w:pPr>
        <w:rPr>
          <w:lang w:eastAsia="en-AU"/>
        </w:rPr>
      </w:pPr>
    </w:p>
    <w:p w14:paraId="76B74ED4" w14:textId="77777777" w:rsidR="00405883" w:rsidRPr="001A3877" w:rsidRDefault="00405883" w:rsidP="00B0738B">
      <w:pPr>
        <w:autoSpaceDE w:val="0"/>
        <w:autoSpaceDN w:val="0"/>
        <w:adjustRightInd w:val="0"/>
        <w:jc w:val="both"/>
        <w:rPr>
          <w:rFonts w:cs="Arial"/>
          <w:color w:val="000000" w:themeColor="text1"/>
        </w:rPr>
      </w:pPr>
      <w:r>
        <w:rPr>
          <w:rFonts w:cs="Arial"/>
          <w:color w:val="000000" w:themeColor="text1"/>
        </w:rPr>
        <w:t xml:space="preserve">Environmental Protection Authority 2018a, </w:t>
      </w:r>
      <w:r w:rsidRPr="001A3877">
        <w:rPr>
          <w:rFonts w:cs="Arial"/>
          <w:i/>
          <w:color w:val="000000" w:themeColor="text1"/>
        </w:rPr>
        <w:t>Instructions on how to prepare Environmental Protection Act 1986 Part IV Environmental Management Plans</w:t>
      </w:r>
      <w:r>
        <w:rPr>
          <w:rFonts w:cs="Arial"/>
          <w:color w:val="000000" w:themeColor="text1"/>
        </w:rPr>
        <w:t>, April 2018, EPA, Western Australia.</w:t>
      </w:r>
    </w:p>
    <w:p w14:paraId="71581F56" w14:textId="77777777" w:rsidR="00405883" w:rsidRDefault="00405883" w:rsidP="00B0738B">
      <w:pPr>
        <w:autoSpaceDE w:val="0"/>
        <w:autoSpaceDN w:val="0"/>
        <w:adjustRightInd w:val="0"/>
        <w:jc w:val="both"/>
        <w:rPr>
          <w:rFonts w:cs="Arial"/>
          <w:color w:val="000000" w:themeColor="text1"/>
        </w:rPr>
      </w:pPr>
    </w:p>
    <w:p w14:paraId="5CB71E0D" w14:textId="77777777" w:rsidR="00405883" w:rsidRDefault="00405883" w:rsidP="00B0738B">
      <w:pPr>
        <w:autoSpaceDE w:val="0"/>
        <w:autoSpaceDN w:val="0"/>
        <w:adjustRightInd w:val="0"/>
        <w:jc w:val="both"/>
        <w:rPr>
          <w:rFonts w:cs="Arial"/>
          <w:color w:val="000000" w:themeColor="text1"/>
        </w:rPr>
      </w:pPr>
      <w:r w:rsidRPr="003F15E1">
        <w:rPr>
          <w:rFonts w:cs="Arial"/>
          <w:color w:val="000000" w:themeColor="text1"/>
        </w:rPr>
        <w:t>Environmental Protection Authority 2018</w:t>
      </w:r>
      <w:r>
        <w:rPr>
          <w:rFonts w:cs="Arial"/>
          <w:color w:val="000000" w:themeColor="text1"/>
        </w:rPr>
        <w:t>b</w:t>
      </w:r>
      <w:r w:rsidRPr="003F15E1">
        <w:rPr>
          <w:rFonts w:cs="Arial"/>
          <w:color w:val="000000" w:themeColor="text1"/>
        </w:rPr>
        <w:t xml:space="preserve">, </w:t>
      </w:r>
      <w:r w:rsidRPr="003F15E1">
        <w:rPr>
          <w:rFonts w:cs="Arial"/>
          <w:i/>
          <w:iCs/>
          <w:color w:val="000000" w:themeColor="text1"/>
        </w:rPr>
        <w:t>Statement of Environmental Principles, Factors and Objectives</w:t>
      </w:r>
      <w:r w:rsidRPr="003F15E1">
        <w:rPr>
          <w:rFonts w:cs="Arial"/>
          <w:color w:val="000000" w:themeColor="text1"/>
        </w:rPr>
        <w:t>, EPA, Western Australia.</w:t>
      </w:r>
    </w:p>
    <w:p w14:paraId="7808C3A4" w14:textId="77777777" w:rsidR="00405883" w:rsidRDefault="00405883" w:rsidP="00B0738B">
      <w:pPr>
        <w:autoSpaceDE w:val="0"/>
        <w:autoSpaceDN w:val="0"/>
        <w:adjustRightInd w:val="0"/>
        <w:jc w:val="both"/>
        <w:rPr>
          <w:rFonts w:cs="Arial"/>
          <w:color w:val="000000" w:themeColor="text1"/>
        </w:rPr>
      </w:pPr>
    </w:p>
    <w:p w14:paraId="03467281" w14:textId="77777777" w:rsidR="00405883" w:rsidRPr="008361E7" w:rsidRDefault="00405883" w:rsidP="00B0738B">
      <w:pPr>
        <w:autoSpaceDE w:val="0"/>
        <w:autoSpaceDN w:val="0"/>
        <w:adjustRightInd w:val="0"/>
        <w:jc w:val="both"/>
        <w:rPr>
          <w:rFonts w:cs="Arial"/>
          <w:color w:val="000000" w:themeColor="text1"/>
        </w:rPr>
      </w:pPr>
      <w:r w:rsidRPr="00810152">
        <w:rPr>
          <w:rFonts w:cs="Arial"/>
          <w:color w:val="000000" w:themeColor="text1"/>
        </w:rPr>
        <w:t xml:space="preserve">Water and Rivers Commission 1997, </w:t>
      </w:r>
      <w:r w:rsidRPr="00810152">
        <w:rPr>
          <w:rFonts w:cs="Arial"/>
          <w:i/>
          <w:color w:val="000000" w:themeColor="text1"/>
        </w:rPr>
        <w:t xml:space="preserve">East Gnangara Environmental Water Provisions Plan, </w:t>
      </w:r>
      <w:r w:rsidRPr="00810152">
        <w:rPr>
          <w:rFonts w:cs="Arial"/>
          <w:color w:val="000000" w:themeColor="text1"/>
        </w:rPr>
        <w:t>Public Environmental Review, WRC, Perth.</w:t>
      </w:r>
    </w:p>
    <w:p w14:paraId="40A35F28" w14:textId="77777777" w:rsidR="00405883" w:rsidRDefault="00405883" w:rsidP="00B0738B">
      <w:pPr>
        <w:autoSpaceDE w:val="0"/>
        <w:autoSpaceDN w:val="0"/>
        <w:adjustRightInd w:val="0"/>
        <w:jc w:val="both"/>
        <w:rPr>
          <w:rFonts w:cs="Arial"/>
          <w:color w:val="000000" w:themeColor="text1"/>
        </w:rPr>
      </w:pPr>
    </w:p>
    <w:p w14:paraId="56866663" w14:textId="77777777" w:rsidR="00405883" w:rsidRDefault="00405883" w:rsidP="00B0738B">
      <w:pPr>
        <w:autoSpaceDE w:val="0"/>
        <w:autoSpaceDN w:val="0"/>
        <w:adjustRightInd w:val="0"/>
        <w:jc w:val="both"/>
        <w:rPr>
          <w:rFonts w:cs="Arial"/>
          <w:color w:val="000000" w:themeColor="text1"/>
        </w:rPr>
      </w:pPr>
      <w:r>
        <w:rPr>
          <w:rFonts w:cs="Arial"/>
          <w:color w:val="000000" w:themeColor="text1"/>
        </w:rPr>
        <w:t xml:space="preserve">Water Authority of Western Australia 1995, </w:t>
      </w:r>
      <w:r>
        <w:rPr>
          <w:rFonts w:cs="Arial"/>
          <w:i/>
          <w:color w:val="000000" w:themeColor="text1"/>
        </w:rPr>
        <w:t>Review of Proposed Changes to Environmental Conditions – Gnangara Mound Groundwater Resources (Section 46)</w:t>
      </w:r>
      <w:r>
        <w:rPr>
          <w:rFonts w:cs="Arial"/>
          <w:color w:val="000000" w:themeColor="text1"/>
        </w:rPr>
        <w:t>, WAWA, Perth.</w:t>
      </w:r>
    </w:p>
    <w:p w14:paraId="2FAC2F12" w14:textId="77777777" w:rsidR="00FE163D" w:rsidRDefault="00FE163D" w:rsidP="00405883">
      <w:pPr>
        <w:rPr>
          <w:noProof/>
          <w:lang w:eastAsia="en-AU"/>
        </w:rPr>
        <w:sectPr w:rsidR="00FE163D" w:rsidSect="00DA14A6">
          <w:pgSz w:w="11906" w:h="16838"/>
          <w:pgMar w:top="1440" w:right="1440" w:bottom="1440" w:left="1440" w:header="708" w:footer="708" w:gutter="0"/>
          <w:cols w:space="708"/>
          <w:docGrid w:linePitch="360"/>
        </w:sectPr>
      </w:pPr>
    </w:p>
    <w:p w14:paraId="10DB9709" w14:textId="77777777" w:rsidR="00B648B5" w:rsidRDefault="00B648B5" w:rsidP="00B648B5">
      <w:pPr>
        <w:pStyle w:val="Heading1"/>
        <w:rPr>
          <w:rFonts w:cstheme="majorHAnsi"/>
          <w:b/>
          <w:color w:val="auto"/>
          <w:sz w:val="28"/>
          <w:szCs w:val="28"/>
        </w:rPr>
      </w:pPr>
      <w:r w:rsidRPr="00E95C9F">
        <w:rPr>
          <w:rFonts w:ascii="Times New Roman" w:hAnsi="Times New Roman" w:cs="Times New Roman"/>
          <w:b/>
          <w:color w:val="auto"/>
          <w:sz w:val="28"/>
          <w:szCs w:val="28"/>
        </w:rPr>
        <w:t>Appendix 1</w:t>
      </w:r>
    </w:p>
    <w:p w14:paraId="498D0246" w14:textId="77777777" w:rsidR="00B648B5" w:rsidRDefault="00B648B5" w:rsidP="00B648B5"/>
    <w:p w14:paraId="07720D43" w14:textId="01151447" w:rsidR="00B648B5" w:rsidRPr="00FE163D" w:rsidRDefault="00B648B5" w:rsidP="00B648B5">
      <w:r>
        <w:t>Table 1:</w:t>
      </w:r>
      <w:r w:rsidRPr="00B648B5">
        <w:rPr>
          <w:sz w:val="22"/>
        </w:rPr>
        <w:t xml:space="preserve"> </w:t>
      </w:r>
      <w:r w:rsidRPr="00A2741B">
        <w:rPr>
          <w:sz w:val="22"/>
        </w:rPr>
        <w:t>Current Ministerial criteria and management objectives</w:t>
      </w:r>
      <w:r>
        <w:rPr>
          <w:sz w:val="22"/>
        </w:rPr>
        <w:t xml:space="preserve"> for relevant sites</w:t>
      </w:r>
      <w:r w:rsidR="001114CF">
        <w:rPr>
          <w:sz w:val="22"/>
        </w:rPr>
        <w:t>.</w:t>
      </w:r>
    </w:p>
    <w:p w14:paraId="13374F5E" w14:textId="77777777" w:rsidR="00B648B5" w:rsidRDefault="00B648B5" w:rsidP="00405883">
      <w:pPr>
        <w:rPr>
          <w:noProof/>
          <w:lang w:eastAsia="en-AU"/>
        </w:rPr>
      </w:pPr>
    </w:p>
    <w:tbl>
      <w:tblPr>
        <w:tblStyle w:val="TableGrid2"/>
        <w:tblpPr w:leftFromText="180" w:rightFromText="180" w:vertAnchor="text" w:tblpY="1"/>
        <w:tblOverlap w:val="never"/>
        <w:tblW w:w="5000" w:type="pct"/>
        <w:tblBorders>
          <w:top w:val="single" w:sz="4" w:space="0" w:color="5B9BD5" w:themeColor="accent1"/>
          <w:left w:val="none" w:sz="0" w:space="0" w:color="auto"/>
          <w:bottom w:val="single" w:sz="4" w:space="0" w:color="5B9BD5" w:themeColor="accent1"/>
          <w:right w:val="none" w:sz="0" w:space="0" w:color="auto"/>
          <w:insideH w:val="single" w:sz="4" w:space="0" w:color="5B9BD5" w:themeColor="accent1"/>
          <w:insideV w:val="none" w:sz="0" w:space="0" w:color="auto"/>
        </w:tblBorders>
        <w:tblLayout w:type="fixed"/>
        <w:tblLook w:val="04A0" w:firstRow="1" w:lastRow="0" w:firstColumn="1" w:lastColumn="0" w:noHBand="0" w:noVBand="1"/>
      </w:tblPr>
      <w:tblGrid>
        <w:gridCol w:w="1082"/>
        <w:gridCol w:w="2398"/>
        <w:gridCol w:w="2619"/>
        <w:gridCol w:w="1491"/>
        <w:gridCol w:w="1220"/>
        <w:gridCol w:w="1220"/>
        <w:gridCol w:w="3928"/>
      </w:tblGrid>
      <w:tr w:rsidR="00B648B5" w:rsidRPr="00FF521B" w14:paraId="1A85D8DF" w14:textId="77777777" w:rsidTr="00B648B5">
        <w:trPr>
          <w:cantSplit/>
          <w:tblHeader/>
        </w:trPr>
        <w:tc>
          <w:tcPr>
            <w:tcW w:w="388" w:type="pct"/>
            <w:shd w:val="clear" w:color="auto" w:fill="BDD6EE" w:themeFill="accent1" w:themeFillTint="66"/>
            <w:vAlign w:val="center"/>
          </w:tcPr>
          <w:p w14:paraId="41A37D47" w14:textId="77777777" w:rsidR="00B648B5" w:rsidRPr="00FF521B" w:rsidRDefault="00B648B5" w:rsidP="00B648B5">
            <w:pPr>
              <w:spacing w:before="40" w:after="40"/>
              <w:rPr>
                <w:rFonts w:cs="Arial"/>
                <w:b/>
                <w:sz w:val="18"/>
                <w:szCs w:val="18"/>
              </w:rPr>
            </w:pPr>
            <w:r w:rsidRPr="00FF521B">
              <w:rPr>
                <w:rFonts w:cs="Arial"/>
                <w:b/>
                <w:sz w:val="18"/>
                <w:szCs w:val="18"/>
              </w:rPr>
              <w:t>Site name</w:t>
            </w:r>
          </w:p>
        </w:tc>
        <w:tc>
          <w:tcPr>
            <w:tcW w:w="859" w:type="pct"/>
            <w:shd w:val="clear" w:color="auto" w:fill="BDD6EE" w:themeFill="accent1" w:themeFillTint="66"/>
            <w:vAlign w:val="center"/>
          </w:tcPr>
          <w:p w14:paraId="3809E74F" w14:textId="77777777" w:rsidR="00B648B5" w:rsidRDefault="00B648B5" w:rsidP="00B648B5">
            <w:pPr>
              <w:spacing w:before="40" w:after="40"/>
              <w:rPr>
                <w:rFonts w:cs="Arial"/>
                <w:b/>
                <w:sz w:val="18"/>
                <w:szCs w:val="18"/>
              </w:rPr>
            </w:pPr>
            <w:r w:rsidRPr="00FF521B">
              <w:rPr>
                <w:rFonts w:cs="Arial"/>
                <w:b/>
                <w:sz w:val="18"/>
                <w:szCs w:val="18"/>
              </w:rPr>
              <w:t xml:space="preserve">Site </w:t>
            </w:r>
            <w:r>
              <w:rPr>
                <w:rFonts w:cs="Arial"/>
                <w:b/>
                <w:sz w:val="18"/>
                <w:szCs w:val="18"/>
              </w:rPr>
              <w:t>values</w:t>
            </w:r>
          </w:p>
          <w:p w14:paraId="6EFB855B" w14:textId="77777777" w:rsidR="00B648B5" w:rsidRPr="00FF521B" w:rsidRDefault="00B648B5" w:rsidP="00B648B5">
            <w:pPr>
              <w:spacing w:before="40" w:after="40"/>
              <w:rPr>
                <w:rFonts w:cs="Arial"/>
                <w:b/>
                <w:sz w:val="18"/>
                <w:szCs w:val="18"/>
              </w:rPr>
            </w:pPr>
            <w:r>
              <w:rPr>
                <w:rFonts w:cs="Arial"/>
                <w:b/>
                <w:sz w:val="18"/>
                <w:szCs w:val="18"/>
              </w:rPr>
              <w:t>(WAWA,1995 or WRC, 1997)</w:t>
            </w:r>
          </w:p>
          <w:p w14:paraId="4237F516" w14:textId="77777777" w:rsidR="00B648B5" w:rsidRPr="00FF521B" w:rsidRDefault="00B648B5" w:rsidP="00B648B5">
            <w:pPr>
              <w:spacing w:before="40" w:after="40"/>
              <w:rPr>
                <w:rFonts w:cs="Arial"/>
                <w:b/>
                <w:sz w:val="18"/>
                <w:szCs w:val="18"/>
              </w:rPr>
            </w:pPr>
          </w:p>
        </w:tc>
        <w:tc>
          <w:tcPr>
            <w:tcW w:w="938" w:type="pct"/>
            <w:shd w:val="clear" w:color="auto" w:fill="BDD6EE" w:themeFill="accent1" w:themeFillTint="66"/>
            <w:vAlign w:val="center"/>
          </w:tcPr>
          <w:p w14:paraId="77C21EBC" w14:textId="77777777" w:rsidR="00B648B5" w:rsidRDefault="00B648B5" w:rsidP="00B648B5">
            <w:pPr>
              <w:spacing w:before="40" w:after="40"/>
              <w:rPr>
                <w:rFonts w:cs="Arial"/>
                <w:b/>
                <w:sz w:val="18"/>
                <w:szCs w:val="18"/>
              </w:rPr>
            </w:pPr>
            <w:r w:rsidRPr="00FF521B">
              <w:rPr>
                <w:rFonts w:cs="Arial"/>
                <w:b/>
                <w:sz w:val="18"/>
                <w:szCs w:val="18"/>
              </w:rPr>
              <w:t xml:space="preserve">Site management objectives </w:t>
            </w:r>
          </w:p>
          <w:p w14:paraId="6D221904" w14:textId="77777777" w:rsidR="00B648B5" w:rsidRPr="00FF521B" w:rsidRDefault="00B648B5" w:rsidP="00B648B5">
            <w:pPr>
              <w:spacing w:before="40" w:after="40"/>
              <w:rPr>
                <w:rFonts w:cs="Arial"/>
                <w:b/>
                <w:sz w:val="18"/>
                <w:szCs w:val="18"/>
              </w:rPr>
            </w:pPr>
            <w:r>
              <w:rPr>
                <w:rFonts w:cs="Arial"/>
                <w:b/>
                <w:sz w:val="18"/>
                <w:szCs w:val="18"/>
              </w:rPr>
              <w:t>(WAWA,1995 or WRC, 1997)</w:t>
            </w:r>
          </w:p>
          <w:p w14:paraId="50269F12" w14:textId="77777777" w:rsidR="00B648B5" w:rsidRPr="00FF521B" w:rsidRDefault="00B648B5" w:rsidP="00B648B5">
            <w:pPr>
              <w:spacing w:before="40" w:after="40"/>
              <w:rPr>
                <w:rFonts w:cs="Arial"/>
                <w:b/>
                <w:sz w:val="18"/>
                <w:szCs w:val="18"/>
              </w:rPr>
            </w:pPr>
          </w:p>
          <w:p w14:paraId="74B14FAD" w14:textId="77777777" w:rsidR="00B648B5" w:rsidRPr="00FF521B" w:rsidRDefault="00B648B5" w:rsidP="00B648B5">
            <w:pPr>
              <w:spacing w:before="40" w:after="40"/>
              <w:rPr>
                <w:rFonts w:cs="Arial"/>
                <w:b/>
                <w:sz w:val="18"/>
                <w:szCs w:val="18"/>
              </w:rPr>
            </w:pPr>
          </w:p>
        </w:tc>
        <w:tc>
          <w:tcPr>
            <w:tcW w:w="534" w:type="pct"/>
            <w:shd w:val="clear" w:color="auto" w:fill="BDD6EE" w:themeFill="accent1" w:themeFillTint="66"/>
            <w:vAlign w:val="center"/>
          </w:tcPr>
          <w:p w14:paraId="514A8D64" w14:textId="77777777" w:rsidR="00B648B5" w:rsidRPr="00FF521B" w:rsidRDefault="00B648B5" w:rsidP="00B648B5">
            <w:pPr>
              <w:spacing w:before="40" w:after="40"/>
              <w:rPr>
                <w:rFonts w:cs="Arial"/>
                <w:b/>
                <w:sz w:val="18"/>
                <w:szCs w:val="18"/>
              </w:rPr>
            </w:pPr>
            <w:r w:rsidRPr="00FF521B">
              <w:rPr>
                <w:rFonts w:cs="Arial"/>
                <w:b/>
                <w:sz w:val="18"/>
                <w:szCs w:val="18"/>
              </w:rPr>
              <w:t>Bore or staff gauge where Ministerial criteria/target/ threshold are measured</w:t>
            </w:r>
          </w:p>
        </w:tc>
        <w:tc>
          <w:tcPr>
            <w:tcW w:w="437" w:type="pct"/>
            <w:shd w:val="clear" w:color="auto" w:fill="BDD6EE" w:themeFill="accent1" w:themeFillTint="66"/>
            <w:vAlign w:val="center"/>
          </w:tcPr>
          <w:p w14:paraId="341F24BF" w14:textId="77777777" w:rsidR="00B648B5" w:rsidRPr="00FF521B" w:rsidRDefault="00B648B5" w:rsidP="00B648B5">
            <w:pPr>
              <w:spacing w:before="40" w:after="40"/>
              <w:jc w:val="center"/>
              <w:rPr>
                <w:rFonts w:cs="Arial"/>
                <w:b/>
                <w:sz w:val="18"/>
                <w:szCs w:val="18"/>
              </w:rPr>
            </w:pPr>
            <w:r>
              <w:rPr>
                <w:rFonts w:cs="Arial"/>
                <w:b/>
                <w:sz w:val="18"/>
                <w:szCs w:val="18"/>
              </w:rPr>
              <w:t>A</w:t>
            </w:r>
            <w:r w:rsidRPr="00FF521B">
              <w:rPr>
                <w:rFonts w:cs="Arial"/>
                <w:b/>
                <w:sz w:val="18"/>
                <w:szCs w:val="18"/>
              </w:rPr>
              <w:t>bsolute minimum</w:t>
            </w:r>
            <w:r w:rsidRPr="00FF521B">
              <w:rPr>
                <w:rFonts w:cs="Arial"/>
                <w:b/>
                <w:sz w:val="18"/>
                <w:szCs w:val="18"/>
              </w:rPr>
              <w:br/>
              <w:t>(or minimum peak) Ministerial criteria</w:t>
            </w:r>
          </w:p>
          <w:p w14:paraId="29D1910C" w14:textId="77777777" w:rsidR="00B648B5" w:rsidRPr="00FF521B" w:rsidRDefault="00B648B5" w:rsidP="00B648B5">
            <w:pPr>
              <w:spacing w:before="40" w:after="40"/>
              <w:jc w:val="center"/>
              <w:rPr>
                <w:rFonts w:cs="Arial"/>
                <w:b/>
                <w:sz w:val="18"/>
                <w:szCs w:val="18"/>
              </w:rPr>
            </w:pPr>
            <w:r w:rsidRPr="00FF521B">
              <w:rPr>
                <w:rFonts w:cs="Arial"/>
                <w:b/>
                <w:sz w:val="18"/>
                <w:szCs w:val="18"/>
              </w:rPr>
              <w:t>mAHD</w:t>
            </w:r>
          </w:p>
        </w:tc>
        <w:tc>
          <w:tcPr>
            <w:tcW w:w="437" w:type="pct"/>
            <w:shd w:val="clear" w:color="auto" w:fill="BDD6EE" w:themeFill="accent1" w:themeFillTint="66"/>
            <w:vAlign w:val="center"/>
          </w:tcPr>
          <w:p w14:paraId="67B65525" w14:textId="77777777" w:rsidR="00B648B5" w:rsidRPr="00FF521B" w:rsidRDefault="00B648B5" w:rsidP="00B648B5">
            <w:pPr>
              <w:spacing w:before="40" w:after="40"/>
              <w:jc w:val="center"/>
              <w:rPr>
                <w:rFonts w:cs="Arial"/>
                <w:b/>
                <w:sz w:val="18"/>
                <w:szCs w:val="18"/>
              </w:rPr>
            </w:pPr>
            <w:r>
              <w:rPr>
                <w:rFonts w:cs="Arial"/>
                <w:b/>
                <w:sz w:val="18"/>
                <w:szCs w:val="18"/>
              </w:rPr>
              <w:t>Preferred</w:t>
            </w:r>
            <w:r w:rsidRPr="00FF521B">
              <w:rPr>
                <w:rFonts w:cs="Arial"/>
                <w:b/>
                <w:sz w:val="18"/>
                <w:szCs w:val="18"/>
              </w:rPr>
              <w:t xml:space="preserve"> minimum</w:t>
            </w:r>
            <w:r w:rsidRPr="00FF521B">
              <w:rPr>
                <w:rFonts w:cs="Arial"/>
                <w:b/>
                <w:sz w:val="18"/>
                <w:szCs w:val="18"/>
              </w:rPr>
              <w:br/>
              <w:t>(or minimum peak) Ministerial criteria</w:t>
            </w:r>
          </w:p>
          <w:p w14:paraId="58ED59D6" w14:textId="77777777" w:rsidR="00B648B5" w:rsidRPr="00FF521B" w:rsidRDefault="00B648B5" w:rsidP="00B648B5">
            <w:pPr>
              <w:spacing w:before="40" w:after="40"/>
              <w:jc w:val="center"/>
              <w:rPr>
                <w:rFonts w:cs="Arial"/>
                <w:b/>
                <w:sz w:val="18"/>
                <w:szCs w:val="18"/>
              </w:rPr>
            </w:pPr>
            <w:r w:rsidRPr="00FF521B">
              <w:rPr>
                <w:rFonts w:cs="Arial"/>
                <w:b/>
                <w:sz w:val="18"/>
                <w:szCs w:val="18"/>
              </w:rPr>
              <w:t>mAHD</w:t>
            </w:r>
          </w:p>
        </w:tc>
        <w:tc>
          <w:tcPr>
            <w:tcW w:w="1407" w:type="pct"/>
            <w:shd w:val="clear" w:color="auto" w:fill="BDD6EE" w:themeFill="accent1" w:themeFillTint="66"/>
            <w:vAlign w:val="center"/>
          </w:tcPr>
          <w:p w14:paraId="249C4813" w14:textId="77777777" w:rsidR="00B648B5" w:rsidRPr="00FF521B" w:rsidRDefault="00B648B5" w:rsidP="00B648B5">
            <w:pPr>
              <w:spacing w:before="40" w:after="40"/>
              <w:jc w:val="center"/>
              <w:rPr>
                <w:rFonts w:cs="Arial"/>
                <w:b/>
                <w:sz w:val="18"/>
                <w:szCs w:val="18"/>
              </w:rPr>
            </w:pPr>
            <w:r>
              <w:rPr>
                <w:rFonts w:cs="Arial"/>
                <w:b/>
                <w:sz w:val="18"/>
                <w:szCs w:val="18"/>
              </w:rPr>
              <w:t>Compliance and ecological trends</w:t>
            </w:r>
          </w:p>
        </w:tc>
      </w:tr>
      <w:tr w:rsidR="00B648B5" w:rsidRPr="00FF521B" w14:paraId="37A5F606" w14:textId="77777777" w:rsidTr="00B648B5">
        <w:trPr>
          <w:cantSplit/>
        </w:trPr>
        <w:tc>
          <w:tcPr>
            <w:tcW w:w="388" w:type="pct"/>
            <w:vAlign w:val="center"/>
          </w:tcPr>
          <w:p w14:paraId="1BDD9FEE" w14:textId="77777777" w:rsidR="00B648B5" w:rsidRPr="00FF521B" w:rsidRDefault="00B648B5" w:rsidP="00B648B5">
            <w:pPr>
              <w:spacing w:before="40" w:after="40"/>
              <w:rPr>
                <w:rFonts w:cs="Arial"/>
                <w:sz w:val="18"/>
                <w:szCs w:val="18"/>
              </w:rPr>
            </w:pPr>
            <w:r w:rsidRPr="00FF521B">
              <w:rPr>
                <w:rFonts w:cs="Arial"/>
                <w:sz w:val="18"/>
                <w:szCs w:val="18"/>
              </w:rPr>
              <w:t>Lake Goollelal</w:t>
            </w:r>
          </w:p>
        </w:tc>
        <w:tc>
          <w:tcPr>
            <w:tcW w:w="859" w:type="pct"/>
          </w:tcPr>
          <w:p w14:paraId="204D3ACA" w14:textId="77777777" w:rsidR="00B648B5" w:rsidRDefault="00B648B5" w:rsidP="00B648B5">
            <w:pPr>
              <w:spacing w:before="40" w:after="40"/>
              <w:rPr>
                <w:rFonts w:cs="Arial"/>
                <w:sz w:val="18"/>
                <w:szCs w:val="18"/>
              </w:rPr>
            </w:pPr>
            <w:r>
              <w:rPr>
                <w:rFonts w:cs="Arial"/>
                <w:sz w:val="18"/>
                <w:szCs w:val="18"/>
              </w:rPr>
              <w:t>(WAWA, 1995)</w:t>
            </w:r>
          </w:p>
          <w:p w14:paraId="4DD51C3E" w14:textId="77777777" w:rsidR="00B648B5" w:rsidRDefault="00B648B5" w:rsidP="00B648B5">
            <w:pPr>
              <w:spacing w:before="40" w:after="40"/>
              <w:rPr>
                <w:rFonts w:cs="Arial"/>
                <w:sz w:val="18"/>
                <w:szCs w:val="18"/>
              </w:rPr>
            </w:pPr>
          </w:p>
          <w:p w14:paraId="03A94D98"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Waterbird habitat and drought refuge</w:t>
            </w:r>
          </w:p>
          <w:p w14:paraId="1112763F" w14:textId="77777777" w:rsidR="00B648B5" w:rsidRPr="00CC2637" w:rsidRDefault="00B648B5" w:rsidP="00B648B5">
            <w:pPr>
              <w:pStyle w:val="ListParagraph"/>
              <w:numPr>
                <w:ilvl w:val="0"/>
                <w:numId w:val="10"/>
              </w:numPr>
              <w:spacing w:before="240" w:after="40"/>
              <w:rPr>
                <w:rFonts w:cs="Arial"/>
                <w:sz w:val="18"/>
                <w:szCs w:val="18"/>
              </w:rPr>
            </w:pPr>
            <w:r>
              <w:rPr>
                <w:rFonts w:cs="Arial"/>
                <w:sz w:val="18"/>
                <w:szCs w:val="18"/>
              </w:rPr>
              <w:t>Supports good populations of native fish species, Swan River goby (</w:t>
            </w:r>
            <w:r>
              <w:rPr>
                <w:rFonts w:cs="Arial"/>
                <w:i/>
                <w:sz w:val="18"/>
                <w:szCs w:val="18"/>
              </w:rPr>
              <w:t>Pseudogobius olorum</w:t>
            </w:r>
            <w:r>
              <w:rPr>
                <w:rFonts w:cs="Arial"/>
                <w:sz w:val="18"/>
                <w:szCs w:val="18"/>
              </w:rPr>
              <w:t>) and the western pygmy perch (</w:t>
            </w:r>
            <w:r>
              <w:rPr>
                <w:rFonts w:cs="Arial"/>
                <w:i/>
                <w:sz w:val="18"/>
                <w:szCs w:val="18"/>
              </w:rPr>
              <w:t>Edelia vittata</w:t>
            </w:r>
            <w:r>
              <w:rPr>
                <w:rFonts w:cs="Arial"/>
                <w:sz w:val="18"/>
                <w:szCs w:val="18"/>
              </w:rPr>
              <w:t>)</w:t>
            </w:r>
          </w:p>
        </w:tc>
        <w:tc>
          <w:tcPr>
            <w:tcW w:w="938" w:type="pct"/>
          </w:tcPr>
          <w:p w14:paraId="0C4F00F1" w14:textId="77777777" w:rsidR="00B648B5" w:rsidRDefault="00B648B5" w:rsidP="00B648B5">
            <w:pPr>
              <w:pStyle w:val="ListParagraph"/>
              <w:spacing w:before="40" w:after="40"/>
              <w:ind w:left="360"/>
              <w:rPr>
                <w:rFonts w:cs="Arial"/>
                <w:sz w:val="18"/>
                <w:szCs w:val="18"/>
              </w:rPr>
            </w:pPr>
            <w:r>
              <w:rPr>
                <w:rFonts w:cs="Arial"/>
                <w:sz w:val="18"/>
                <w:szCs w:val="18"/>
              </w:rPr>
              <w:t>(WAWA, 1995)</w:t>
            </w:r>
          </w:p>
          <w:p w14:paraId="4DE3DDEA" w14:textId="77777777" w:rsidR="00B648B5" w:rsidRDefault="00B648B5" w:rsidP="00B648B5">
            <w:pPr>
              <w:pStyle w:val="ListParagraph"/>
              <w:spacing w:before="40" w:after="40"/>
              <w:ind w:left="360"/>
              <w:rPr>
                <w:rFonts w:cs="Arial"/>
                <w:sz w:val="18"/>
                <w:szCs w:val="18"/>
              </w:rPr>
            </w:pPr>
          </w:p>
          <w:p w14:paraId="39C534F9"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Conservation and public enjoyment of natural and modified landscapes</w:t>
            </w:r>
          </w:p>
          <w:p w14:paraId="5D8DFB90"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Protect and if possible enhance, fringing wetland vegetation including woodland and sedge vegetation</w:t>
            </w:r>
          </w:p>
          <w:p w14:paraId="2AF8AB9D"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Maintain permanent, deep water for waterbird habitat and as a drought refuge</w:t>
            </w:r>
          </w:p>
          <w:p w14:paraId="20DC79E2"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Maintain permanent water for fish and other dependent species</w:t>
            </w:r>
          </w:p>
          <w:p w14:paraId="453C9065"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Maintain the landscape amenity values of the wetland</w:t>
            </w:r>
          </w:p>
          <w:p w14:paraId="3F7C3C7F" w14:textId="77777777" w:rsidR="00B648B5" w:rsidRPr="00FF521B" w:rsidRDefault="00B648B5" w:rsidP="00B648B5">
            <w:pPr>
              <w:pStyle w:val="ListParagraph"/>
              <w:spacing w:before="40" w:after="40"/>
              <w:ind w:left="360"/>
              <w:rPr>
                <w:rFonts w:cs="Arial"/>
                <w:sz w:val="18"/>
                <w:szCs w:val="18"/>
              </w:rPr>
            </w:pPr>
          </w:p>
        </w:tc>
        <w:tc>
          <w:tcPr>
            <w:tcW w:w="534" w:type="pct"/>
            <w:vAlign w:val="center"/>
          </w:tcPr>
          <w:p w14:paraId="1C29AAC2" w14:textId="77777777" w:rsidR="00B648B5" w:rsidRPr="00FF521B" w:rsidRDefault="00B648B5" w:rsidP="00B648B5">
            <w:pPr>
              <w:spacing w:before="40" w:after="40"/>
              <w:rPr>
                <w:rFonts w:cs="Arial"/>
                <w:sz w:val="18"/>
                <w:szCs w:val="18"/>
              </w:rPr>
            </w:pPr>
            <w:r w:rsidRPr="00FF521B">
              <w:rPr>
                <w:rFonts w:cs="Arial"/>
                <w:sz w:val="18"/>
                <w:szCs w:val="18"/>
              </w:rPr>
              <w:t xml:space="preserve">6162517 </w:t>
            </w:r>
          </w:p>
          <w:p w14:paraId="0588870F" w14:textId="77777777" w:rsidR="00B648B5" w:rsidRPr="00FF521B" w:rsidRDefault="00B648B5" w:rsidP="00B648B5">
            <w:pPr>
              <w:spacing w:before="40" w:after="40"/>
              <w:rPr>
                <w:rFonts w:cs="Arial"/>
                <w:sz w:val="18"/>
                <w:szCs w:val="18"/>
              </w:rPr>
            </w:pPr>
            <w:r w:rsidRPr="00FF521B">
              <w:rPr>
                <w:rFonts w:cs="Arial"/>
                <w:sz w:val="18"/>
                <w:szCs w:val="18"/>
              </w:rPr>
              <w:t>(staff 459)</w:t>
            </w:r>
          </w:p>
          <w:p w14:paraId="61B1EEDD" w14:textId="77777777" w:rsidR="00B648B5" w:rsidRPr="00FF521B" w:rsidRDefault="00B648B5" w:rsidP="00B648B5">
            <w:pPr>
              <w:spacing w:before="40" w:after="40"/>
              <w:rPr>
                <w:rFonts w:cs="Arial"/>
                <w:sz w:val="18"/>
                <w:szCs w:val="18"/>
              </w:rPr>
            </w:pPr>
          </w:p>
        </w:tc>
        <w:tc>
          <w:tcPr>
            <w:tcW w:w="437" w:type="pct"/>
            <w:vAlign w:val="center"/>
          </w:tcPr>
          <w:p w14:paraId="022578C5" w14:textId="77777777" w:rsidR="00B648B5" w:rsidRPr="00FF521B" w:rsidRDefault="00B648B5" w:rsidP="00B648B5">
            <w:pPr>
              <w:spacing w:before="40" w:after="40"/>
              <w:jc w:val="center"/>
              <w:rPr>
                <w:rFonts w:cs="Arial"/>
                <w:sz w:val="18"/>
                <w:szCs w:val="18"/>
              </w:rPr>
            </w:pPr>
            <w:r w:rsidRPr="00FF521B">
              <w:rPr>
                <w:rFonts w:cs="Arial"/>
                <w:sz w:val="18"/>
                <w:szCs w:val="18"/>
              </w:rPr>
              <w:t>26.0</w:t>
            </w:r>
          </w:p>
        </w:tc>
        <w:tc>
          <w:tcPr>
            <w:tcW w:w="437" w:type="pct"/>
            <w:vAlign w:val="center"/>
          </w:tcPr>
          <w:p w14:paraId="7296C0EE" w14:textId="77777777" w:rsidR="00B648B5" w:rsidRPr="00FF521B" w:rsidRDefault="00B648B5" w:rsidP="00B648B5">
            <w:pPr>
              <w:spacing w:before="40" w:after="40"/>
              <w:jc w:val="center"/>
              <w:rPr>
                <w:rFonts w:cs="Arial"/>
                <w:sz w:val="18"/>
                <w:szCs w:val="18"/>
              </w:rPr>
            </w:pPr>
            <w:r w:rsidRPr="00FF521B">
              <w:rPr>
                <w:rFonts w:cs="Arial"/>
                <w:sz w:val="18"/>
                <w:szCs w:val="18"/>
              </w:rPr>
              <w:t>26.2</w:t>
            </w:r>
          </w:p>
        </w:tc>
        <w:tc>
          <w:tcPr>
            <w:tcW w:w="1407" w:type="pct"/>
            <w:vAlign w:val="center"/>
          </w:tcPr>
          <w:p w14:paraId="1C74607A" w14:textId="77777777" w:rsidR="00B648B5" w:rsidRPr="00FF521B" w:rsidRDefault="00B648B5" w:rsidP="00B648B5">
            <w:pPr>
              <w:spacing w:before="40" w:after="40"/>
              <w:rPr>
                <w:rFonts w:cs="Arial"/>
                <w:sz w:val="18"/>
                <w:szCs w:val="18"/>
              </w:rPr>
            </w:pPr>
            <w:r>
              <w:rPr>
                <w:rFonts w:cs="Arial"/>
                <w:sz w:val="18"/>
                <w:szCs w:val="18"/>
              </w:rPr>
              <w:t>Lake Goollelal has not breached water level criteria. Maximum and minimum water levels have not undergone significant changes in the last decade. Water levels have been slightly higher in the last three decades than they were in the 1970s and 1980s.  Minimum water levels have generally been increasing since 2011, apart from a dip in 2016, when average water levels across Gnangara were at their lowest. Vegetation monitoring was initiated in 1997. The vegetation transect was last monitored in 2014, and prior to that, in 2011. Between 2011 and 2014 canopy condition declined 6% and exotic plant species increased significantly. Since monitoring began, species composition at the transect has changed markedly. Macroinvertebrate assemblages changed after 2006, but two recent sampling results may indicate a reversal of this trend possibly due to higher water levels. The chloride:sulphate ratio has improved since 2017.</w:t>
            </w:r>
          </w:p>
        </w:tc>
      </w:tr>
      <w:tr w:rsidR="00B648B5" w:rsidRPr="00FF521B" w14:paraId="26E9DEF7" w14:textId="77777777" w:rsidTr="00B648B5">
        <w:trPr>
          <w:cantSplit/>
          <w:trHeight w:val="3412"/>
        </w:trPr>
        <w:tc>
          <w:tcPr>
            <w:tcW w:w="388" w:type="pct"/>
            <w:vAlign w:val="center"/>
          </w:tcPr>
          <w:p w14:paraId="74DC0584" w14:textId="77777777" w:rsidR="00B648B5" w:rsidRPr="00FF521B" w:rsidRDefault="00B648B5" w:rsidP="00B648B5">
            <w:pPr>
              <w:spacing w:before="40" w:after="40"/>
              <w:rPr>
                <w:rFonts w:cs="Arial"/>
                <w:sz w:val="18"/>
                <w:szCs w:val="18"/>
              </w:rPr>
            </w:pPr>
            <w:r w:rsidRPr="00FF521B">
              <w:rPr>
                <w:rFonts w:cs="Arial"/>
                <w:sz w:val="18"/>
                <w:szCs w:val="18"/>
              </w:rPr>
              <w:t>Loch McNess</w:t>
            </w:r>
          </w:p>
        </w:tc>
        <w:tc>
          <w:tcPr>
            <w:tcW w:w="859" w:type="pct"/>
          </w:tcPr>
          <w:p w14:paraId="37CC81C7" w14:textId="77777777" w:rsidR="00B648B5" w:rsidRDefault="00B648B5" w:rsidP="00B648B5">
            <w:pPr>
              <w:spacing w:before="40" w:after="40"/>
              <w:rPr>
                <w:rFonts w:cs="Arial"/>
                <w:sz w:val="18"/>
                <w:szCs w:val="18"/>
              </w:rPr>
            </w:pPr>
            <w:r>
              <w:rPr>
                <w:rFonts w:cs="Arial"/>
                <w:sz w:val="18"/>
                <w:szCs w:val="18"/>
              </w:rPr>
              <w:t>(WAWA, 1995)</w:t>
            </w:r>
          </w:p>
          <w:p w14:paraId="3B9B8DA1" w14:textId="77777777" w:rsidR="00B648B5" w:rsidRDefault="00B648B5" w:rsidP="00B648B5">
            <w:pPr>
              <w:spacing w:before="40" w:after="40"/>
              <w:rPr>
                <w:rFonts w:cs="Arial"/>
                <w:sz w:val="18"/>
                <w:szCs w:val="18"/>
              </w:rPr>
            </w:pPr>
          </w:p>
          <w:p w14:paraId="59952743" w14:textId="77777777" w:rsidR="00B648B5" w:rsidRDefault="00B648B5" w:rsidP="00B648B5">
            <w:pPr>
              <w:pStyle w:val="ListParagraph"/>
              <w:numPr>
                <w:ilvl w:val="0"/>
                <w:numId w:val="10"/>
              </w:numPr>
              <w:spacing w:before="40" w:after="40"/>
              <w:rPr>
                <w:rFonts w:cs="Arial"/>
                <w:sz w:val="18"/>
                <w:szCs w:val="18"/>
              </w:rPr>
            </w:pPr>
            <w:r w:rsidRPr="00CC2637">
              <w:rPr>
                <w:rFonts w:cs="Arial"/>
                <w:sz w:val="18"/>
                <w:szCs w:val="18"/>
              </w:rPr>
              <w:t>Undisturbed wetland</w:t>
            </w:r>
          </w:p>
          <w:p w14:paraId="4A102402" w14:textId="77777777" w:rsidR="00B648B5" w:rsidRDefault="00B648B5" w:rsidP="00B648B5">
            <w:pPr>
              <w:pStyle w:val="ListParagraph"/>
              <w:numPr>
                <w:ilvl w:val="0"/>
                <w:numId w:val="10"/>
              </w:numPr>
              <w:spacing w:before="40" w:after="40"/>
              <w:rPr>
                <w:rFonts w:cs="Arial"/>
                <w:sz w:val="18"/>
                <w:szCs w:val="18"/>
              </w:rPr>
            </w:pPr>
            <w:r w:rsidRPr="00CC2637">
              <w:rPr>
                <w:rFonts w:cs="Arial"/>
                <w:sz w:val="18"/>
                <w:szCs w:val="18"/>
              </w:rPr>
              <w:t>Unusual hydrologic regime</w:t>
            </w:r>
          </w:p>
          <w:p w14:paraId="6842456E" w14:textId="77777777" w:rsidR="00B648B5" w:rsidRDefault="00B648B5" w:rsidP="00B648B5">
            <w:pPr>
              <w:pStyle w:val="ListParagraph"/>
              <w:numPr>
                <w:ilvl w:val="0"/>
                <w:numId w:val="10"/>
              </w:numPr>
              <w:spacing w:before="40" w:after="40"/>
              <w:rPr>
                <w:rFonts w:cs="Arial"/>
                <w:sz w:val="18"/>
                <w:szCs w:val="18"/>
              </w:rPr>
            </w:pPr>
            <w:r w:rsidRPr="00CC2637">
              <w:rPr>
                <w:rFonts w:cs="Arial"/>
                <w:sz w:val="18"/>
                <w:szCs w:val="18"/>
              </w:rPr>
              <w:t>Rich aquatic fauna</w:t>
            </w:r>
          </w:p>
          <w:p w14:paraId="516E6B98" w14:textId="77777777" w:rsidR="00B648B5" w:rsidRDefault="00B648B5" w:rsidP="00B648B5">
            <w:pPr>
              <w:pStyle w:val="ListParagraph"/>
              <w:numPr>
                <w:ilvl w:val="0"/>
                <w:numId w:val="10"/>
              </w:numPr>
              <w:spacing w:before="40" w:after="40"/>
              <w:rPr>
                <w:rFonts w:cs="Arial"/>
                <w:sz w:val="18"/>
                <w:szCs w:val="18"/>
              </w:rPr>
            </w:pPr>
            <w:r w:rsidRPr="00CC2637">
              <w:rPr>
                <w:rFonts w:cs="Arial"/>
                <w:sz w:val="18"/>
                <w:szCs w:val="18"/>
              </w:rPr>
              <w:t>Vegetation largely intact, provides a range of habitat types</w:t>
            </w:r>
          </w:p>
          <w:p w14:paraId="14228FDF" w14:textId="77777777" w:rsidR="00B648B5" w:rsidRDefault="00B648B5" w:rsidP="00B648B5">
            <w:pPr>
              <w:pStyle w:val="ListParagraph"/>
              <w:numPr>
                <w:ilvl w:val="0"/>
                <w:numId w:val="10"/>
              </w:numPr>
              <w:spacing w:before="40" w:after="40"/>
              <w:rPr>
                <w:rFonts w:cs="Arial"/>
                <w:sz w:val="18"/>
                <w:szCs w:val="18"/>
              </w:rPr>
            </w:pPr>
            <w:r w:rsidRPr="00CC2637">
              <w:rPr>
                <w:rFonts w:cs="Arial"/>
                <w:sz w:val="18"/>
                <w:szCs w:val="18"/>
              </w:rPr>
              <w:t>Supports good populations of water birds and acts as a drought refuge</w:t>
            </w:r>
          </w:p>
          <w:p w14:paraId="0CF615D6" w14:textId="77777777" w:rsidR="00B648B5" w:rsidRPr="00CC2637" w:rsidRDefault="00B648B5" w:rsidP="00B648B5">
            <w:pPr>
              <w:pStyle w:val="ListParagraph"/>
              <w:numPr>
                <w:ilvl w:val="0"/>
                <w:numId w:val="10"/>
              </w:numPr>
              <w:spacing w:before="40" w:after="40"/>
              <w:rPr>
                <w:rFonts w:cs="Arial"/>
                <w:sz w:val="18"/>
                <w:szCs w:val="18"/>
              </w:rPr>
            </w:pPr>
            <w:r w:rsidRPr="00CC2637">
              <w:rPr>
                <w:rFonts w:cs="Arial"/>
                <w:sz w:val="18"/>
                <w:szCs w:val="18"/>
              </w:rPr>
              <w:t>Excellent water quality</w:t>
            </w:r>
          </w:p>
        </w:tc>
        <w:tc>
          <w:tcPr>
            <w:tcW w:w="938" w:type="pct"/>
            <w:vAlign w:val="center"/>
          </w:tcPr>
          <w:p w14:paraId="57B07294" w14:textId="77777777" w:rsidR="00B648B5" w:rsidRDefault="00B648B5" w:rsidP="00B648B5">
            <w:pPr>
              <w:pStyle w:val="ListParagraph"/>
              <w:spacing w:before="40" w:after="40"/>
              <w:ind w:left="360"/>
              <w:rPr>
                <w:rFonts w:cs="Arial"/>
                <w:sz w:val="18"/>
                <w:szCs w:val="18"/>
              </w:rPr>
            </w:pPr>
            <w:r>
              <w:rPr>
                <w:rFonts w:cs="Arial"/>
                <w:sz w:val="18"/>
                <w:szCs w:val="18"/>
              </w:rPr>
              <w:t>(WAWA, 1995)</w:t>
            </w:r>
          </w:p>
          <w:p w14:paraId="27288EAE" w14:textId="77777777" w:rsidR="00B648B5" w:rsidRDefault="00B648B5" w:rsidP="00B648B5">
            <w:pPr>
              <w:pStyle w:val="ListParagraph"/>
              <w:spacing w:before="40" w:after="40"/>
              <w:ind w:left="360"/>
              <w:rPr>
                <w:rFonts w:cs="Arial"/>
                <w:sz w:val="18"/>
                <w:szCs w:val="18"/>
              </w:rPr>
            </w:pPr>
          </w:p>
          <w:p w14:paraId="59F666CD"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Maintain the environmental quality of the lake</w:t>
            </w:r>
          </w:p>
          <w:p w14:paraId="5CD2AC26"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Maintain North Loch NcNess’ pristine state</w:t>
            </w:r>
          </w:p>
          <w:p w14:paraId="19231A4E"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Continue to use south Loch McNess for low key recreation</w:t>
            </w:r>
          </w:p>
          <w:p w14:paraId="72B4D669"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Maintain east Loch McNess in a natural state, to restore, where possible, natural flow</w:t>
            </w:r>
          </w:p>
          <w:p w14:paraId="1E925D34" w14:textId="77777777" w:rsidR="00B648B5" w:rsidRPr="00FF521B" w:rsidRDefault="00B648B5" w:rsidP="00B648B5">
            <w:pPr>
              <w:pStyle w:val="ListParagraph"/>
              <w:numPr>
                <w:ilvl w:val="0"/>
                <w:numId w:val="10"/>
              </w:numPr>
              <w:spacing w:before="40" w:after="40"/>
              <w:rPr>
                <w:rFonts w:cs="Arial"/>
                <w:sz w:val="18"/>
                <w:szCs w:val="18"/>
              </w:rPr>
            </w:pPr>
            <w:r>
              <w:rPr>
                <w:rFonts w:cs="Arial"/>
                <w:sz w:val="18"/>
                <w:szCs w:val="18"/>
              </w:rPr>
              <w:t>Maintain the existing hydrological regime</w:t>
            </w:r>
          </w:p>
        </w:tc>
        <w:tc>
          <w:tcPr>
            <w:tcW w:w="534" w:type="pct"/>
            <w:vAlign w:val="center"/>
          </w:tcPr>
          <w:p w14:paraId="700E4C75" w14:textId="77777777" w:rsidR="00B648B5" w:rsidRPr="00FF521B" w:rsidRDefault="00B648B5" w:rsidP="00B648B5">
            <w:pPr>
              <w:spacing w:before="40" w:after="40"/>
              <w:rPr>
                <w:rFonts w:cs="Arial"/>
                <w:sz w:val="18"/>
                <w:szCs w:val="18"/>
              </w:rPr>
            </w:pPr>
            <w:r w:rsidRPr="00FF521B">
              <w:rPr>
                <w:rFonts w:cs="Arial"/>
                <w:sz w:val="18"/>
                <w:szCs w:val="18"/>
              </w:rPr>
              <w:t xml:space="preserve">6162564 </w:t>
            </w:r>
          </w:p>
          <w:p w14:paraId="6F982A06" w14:textId="77777777" w:rsidR="00B648B5" w:rsidRPr="00FF521B" w:rsidRDefault="00B648B5" w:rsidP="00B648B5">
            <w:pPr>
              <w:spacing w:before="40" w:after="40"/>
              <w:rPr>
                <w:rFonts w:cs="Arial"/>
                <w:sz w:val="18"/>
                <w:szCs w:val="18"/>
              </w:rPr>
            </w:pPr>
            <w:r>
              <w:rPr>
                <w:rFonts w:cs="Arial"/>
                <w:sz w:val="18"/>
                <w:szCs w:val="18"/>
              </w:rPr>
              <w:t>(staff 8754)</w:t>
            </w:r>
          </w:p>
        </w:tc>
        <w:tc>
          <w:tcPr>
            <w:tcW w:w="437" w:type="pct"/>
            <w:vAlign w:val="center"/>
          </w:tcPr>
          <w:p w14:paraId="3B911C65" w14:textId="77777777" w:rsidR="00B648B5" w:rsidRPr="00FF521B" w:rsidRDefault="00B648B5" w:rsidP="00B648B5">
            <w:pPr>
              <w:spacing w:before="40" w:after="40"/>
              <w:jc w:val="center"/>
              <w:rPr>
                <w:rFonts w:cs="Arial"/>
                <w:sz w:val="18"/>
                <w:szCs w:val="18"/>
              </w:rPr>
            </w:pPr>
            <w:r w:rsidRPr="00FF521B">
              <w:rPr>
                <w:rFonts w:cs="Arial"/>
                <w:sz w:val="18"/>
                <w:szCs w:val="18"/>
              </w:rPr>
              <w:t>6.95</w:t>
            </w:r>
          </w:p>
        </w:tc>
        <w:tc>
          <w:tcPr>
            <w:tcW w:w="437" w:type="pct"/>
            <w:vAlign w:val="center"/>
          </w:tcPr>
          <w:p w14:paraId="48FB1E0A" w14:textId="77777777" w:rsidR="00B648B5" w:rsidRPr="00FF521B" w:rsidRDefault="00B648B5" w:rsidP="00B648B5">
            <w:pPr>
              <w:spacing w:before="40" w:after="40"/>
              <w:jc w:val="center"/>
              <w:rPr>
                <w:rFonts w:cs="Arial"/>
                <w:sz w:val="18"/>
                <w:szCs w:val="18"/>
              </w:rPr>
            </w:pPr>
          </w:p>
        </w:tc>
        <w:tc>
          <w:tcPr>
            <w:tcW w:w="1407" w:type="pct"/>
            <w:vAlign w:val="center"/>
          </w:tcPr>
          <w:p w14:paraId="64BC4D2F" w14:textId="77777777" w:rsidR="00B648B5" w:rsidRPr="003E63FA" w:rsidRDefault="00B648B5" w:rsidP="00B648B5">
            <w:pPr>
              <w:spacing w:before="40" w:after="40"/>
              <w:rPr>
                <w:rFonts w:cs="Arial"/>
                <w:sz w:val="18"/>
                <w:szCs w:val="18"/>
              </w:rPr>
            </w:pPr>
            <w:r>
              <w:rPr>
                <w:rFonts w:cs="Arial"/>
                <w:sz w:val="18"/>
                <w:szCs w:val="18"/>
              </w:rPr>
              <w:t xml:space="preserve">Loch McNess has been non-compliant with minimum water level criterion since 2002-03. Previously stable water levels at the lake appear to have reached a ‘tipping point’ in summer 2006/07 and declined rapidly since, but have been relatively stable since 2016. Wetland vegetation has been monitored since 2004. Water level declines, fire (2004, 2009) and land use impacts have led to the disappearance of </w:t>
            </w:r>
            <w:r>
              <w:rPr>
                <w:rFonts w:cs="Arial"/>
                <w:i/>
                <w:sz w:val="18"/>
                <w:szCs w:val="18"/>
              </w:rPr>
              <w:t xml:space="preserve">Baumea </w:t>
            </w:r>
            <w:r>
              <w:rPr>
                <w:rFonts w:cs="Arial"/>
                <w:sz w:val="18"/>
                <w:szCs w:val="18"/>
              </w:rPr>
              <w:t xml:space="preserve">from the transect, and increase in exotic species. </w:t>
            </w:r>
            <w:r w:rsidRPr="00DF67B3">
              <w:rPr>
                <w:sz w:val="18"/>
                <w:szCs w:val="18"/>
              </w:rPr>
              <w:t xml:space="preserve"> Macroinvertebrate assemblages have changed over the monitoring period and are no longer typical of the lake. This is a direct result of low water levels</w:t>
            </w:r>
            <w:r>
              <w:rPr>
                <w:sz w:val="18"/>
                <w:szCs w:val="18"/>
              </w:rPr>
              <w:t>.</w:t>
            </w:r>
            <w:r w:rsidRPr="00DF67B3">
              <w:rPr>
                <w:sz w:val="18"/>
                <w:szCs w:val="18"/>
              </w:rPr>
              <w:t xml:space="preserve"> Nutrient concentrations</w:t>
            </w:r>
            <w:r>
              <w:rPr>
                <w:sz w:val="18"/>
                <w:szCs w:val="18"/>
              </w:rPr>
              <w:t xml:space="preserve">, particularly phosphorus, </w:t>
            </w:r>
            <w:r w:rsidRPr="00DF67B3">
              <w:rPr>
                <w:sz w:val="18"/>
                <w:szCs w:val="18"/>
              </w:rPr>
              <w:t>have been increasing</w:t>
            </w:r>
            <w:r>
              <w:rPr>
                <w:sz w:val="18"/>
                <w:szCs w:val="18"/>
              </w:rPr>
              <w:t xml:space="preserve"> at the lake.</w:t>
            </w:r>
          </w:p>
        </w:tc>
      </w:tr>
      <w:tr w:rsidR="00B648B5" w:rsidRPr="00FF521B" w14:paraId="6171EC79" w14:textId="77777777" w:rsidTr="00B648B5">
        <w:trPr>
          <w:cantSplit/>
        </w:trPr>
        <w:tc>
          <w:tcPr>
            <w:tcW w:w="388" w:type="pct"/>
            <w:vAlign w:val="center"/>
          </w:tcPr>
          <w:p w14:paraId="751B69DE" w14:textId="77777777" w:rsidR="00B648B5" w:rsidRPr="00FF521B" w:rsidRDefault="00B648B5" w:rsidP="00B648B5">
            <w:pPr>
              <w:spacing w:before="40" w:after="40"/>
              <w:rPr>
                <w:rFonts w:cs="Arial"/>
                <w:sz w:val="18"/>
                <w:szCs w:val="18"/>
              </w:rPr>
            </w:pPr>
            <w:r w:rsidRPr="00FF521B">
              <w:rPr>
                <w:rFonts w:cs="Arial"/>
                <w:sz w:val="18"/>
                <w:szCs w:val="18"/>
              </w:rPr>
              <w:t>Lake Yonderup</w:t>
            </w:r>
          </w:p>
        </w:tc>
        <w:tc>
          <w:tcPr>
            <w:tcW w:w="859" w:type="pct"/>
          </w:tcPr>
          <w:p w14:paraId="37B95612" w14:textId="77777777" w:rsidR="00B648B5" w:rsidRDefault="00B648B5" w:rsidP="00B648B5">
            <w:pPr>
              <w:spacing w:before="40" w:after="40"/>
              <w:rPr>
                <w:rFonts w:cs="Arial"/>
                <w:sz w:val="18"/>
                <w:szCs w:val="18"/>
              </w:rPr>
            </w:pPr>
            <w:r>
              <w:rPr>
                <w:rFonts w:cs="Arial"/>
                <w:sz w:val="18"/>
                <w:szCs w:val="18"/>
              </w:rPr>
              <w:t>(WAWA, 1995)</w:t>
            </w:r>
          </w:p>
          <w:p w14:paraId="5C27C415" w14:textId="77777777" w:rsidR="00B648B5" w:rsidRDefault="00B648B5" w:rsidP="00B648B5">
            <w:pPr>
              <w:spacing w:before="40" w:after="40"/>
              <w:rPr>
                <w:rFonts w:cs="Arial"/>
                <w:sz w:val="18"/>
                <w:szCs w:val="18"/>
              </w:rPr>
            </w:pPr>
          </w:p>
          <w:p w14:paraId="7C9A47C5"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High ecological values due to undisturbed nature</w:t>
            </w:r>
          </w:p>
          <w:p w14:paraId="45C05138"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Rich invertebrate</w:t>
            </w:r>
            <w:r w:rsidRPr="00CC2637">
              <w:rPr>
                <w:rFonts w:cs="Arial"/>
                <w:sz w:val="18"/>
                <w:szCs w:val="18"/>
              </w:rPr>
              <w:t xml:space="preserve"> fauna</w:t>
            </w:r>
          </w:p>
          <w:p w14:paraId="7DF8A689" w14:textId="77777777" w:rsidR="00B648B5" w:rsidRDefault="00B648B5" w:rsidP="00B648B5">
            <w:pPr>
              <w:pStyle w:val="ListParagraph"/>
              <w:numPr>
                <w:ilvl w:val="0"/>
                <w:numId w:val="10"/>
              </w:numPr>
              <w:spacing w:before="40" w:after="40"/>
              <w:rPr>
                <w:rFonts w:cs="Arial"/>
                <w:sz w:val="18"/>
                <w:szCs w:val="18"/>
              </w:rPr>
            </w:pPr>
            <w:r w:rsidRPr="00701C83">
              <w:rPr>
                <w:rFonts w:cs="Arial"/>
                <w:sz w:val="18"/>
                <w:szCs w:val="18"/>
              </w:rPr>
              <w:t>Excellent water quality</w:t>
            </w:r>
          </w:p>
          <w:p w14:paraId="4719C3C4" w14:textId="77777777" w:rsidR="00B648B5" w:rsidRPr="00701C83" w:rsidRDefault="00B648B5" w:rsidP="00B648B5">
            <w:pPr>
              <w:pStyle w:val="ListParagraph"/>
              <w:numPr>
                <w:ilvl w:val="0"/>
                <w:numId w:val="10"/>
              </w:numPr>
              <w:spacing w:before="40" w:after="40"/>
              <w:rPr>
                <w:rFonts w:cs="Arial"/>
                <w:sz w:val="18"/>
                <w:szCs w:val="18"/>
              </w:rPr>
            </w:pPr>
            <w:r>
              <w:rPr>
                <w:rFonts w:cs="Arial"/>
                <w:sz w:val="18"/>
                <w:szCs w:val="18"/>
              </w:rPr>
              <w:t>Undisturbed hydrologic regime and lack of seasonal variation</w:t>
            </w:r>
          </w:p>
        </w:tc>
        <w:tc>
          <w:tcPr>
            <w:tcW w:w="938" w:type="pct"/>
          </w:tcPr>
          <w:p w14:paraId="4278028E" w14:textId="77777777" w:rsidR="00B648B5" w:rsidRDefault="00B648B5" w:rsidP="00B648B5">
            <w:pPr>
              <w:pStyle w:val="ListParagraph"/>
              <w:spacing w:before="40" w:after="40"/>
              <w:ind w:left="360"/>
              <w:rPr>
                <w:rFonts w:cs="Arial"/>
                <w:sz w:val="18"/>
                <w:szCs w:val="18"/>
              </w:rPr>
            </w:pPr>
            <w:r>
              <w:rPr>
                <w:rFonts w:cs="Arial"/>
                <w:sz w:val="18"/>
                <w:szCs w:val="18"/>
              </w:rPr>
              <w:t>(WAWA, 1995)</w:t>
            </w:r>
          </w:p>
          <w:p w14:paraId="1106DEF3" w14:textId="77777777" w:rsidR="00B648B5" w:rsidRDefault="00B648B5" w:rsidP="00B648B5">
            <w:pPr>
              <w:pStyle w:val="ListParagraph"/>
              <w:spacing w:before="40" w:after="40"/>
              <w:ind w:left="360"/>
              <w:rPr>
                <w:rFonts w:cs="Arial"/>
                <w:sz w:val="18"/>
                <w:szCs w:val="18"/>
              </w:rPr>
            </w:pPr>
          </w:p>
          <w:p w14:paraId="4FA3D031" w14:textId="77777777" w:rsidR="00B648B5" w:rsidRDefault="00B648B5" w:rsidP="00B648B5">
            <w:pPr>
              <w:pStyle w:val="ListParagraph"/>
              <w:spacing w:before="40" w:after="40"/>
              <w:ind w:left="360"/>
              <w:rPr>
                <w:rFonts w:cs="Arial"/>
                <w:sz w:val="18"/>
                <w:szCs w:val="18"/>
              </w:rPr>
            </w:pPr>
          </w:p>
          <w:p w14:paraId="5A76BF51" w14:textId="77777777" w:rsidR="00B648B5" w:rsidRDefault="00B648B5" w:rsidP="00B648B5">
            <w:pPr>
              <w:pStyle w:val="ListParagraph"/>
              <w:numPr>
                <w:ilvl w:val="0"/>
                <w:numId w:val="6"/>
              </w:numPr>
              <w:spacing w:before="40" w:after="40"/>
              <w:rPr>
                <w:rFonts w:cs="Arial"/>
                <w:sz w:val="18"/>
                <w:szCs w:val="18"/>
              </w:rPr>
            </w:pPr>
            <w:r>
              <w:rPr>
                <w:rFonts w:cs="Arial"/>
                <w:sz w:val="18"/>
                <w:szCs w:val="18"/>
              </w:rPr>
              <w:t>Maintain the environmental quality of the lake</w:t>
            </w:r>
          </w:p>
          <w:p w14:paraId="18966643" w14:textId="77777777" w:rsidR="00B648B5" w:rsidRPr="00FF521B" w:rsidRDefault="00B648B5" w:rsidP="00B648B5">
            <w:pPr>
              <w:pStyle w:val="ListParagraph"/>
              <w:numPr>
                <w:ilvl w:val="0"/>
                <w:numId w:val="6"/>
              </w:numPr>
              <w:spacing w:before="40" w:after="40"/>
              <w:rPr>
                <w:rFonts w:cs="Arial"/>
                <w:sz w:val="18"/>
                <w:szCs w:val="18"/>
              </w:rPr>
            </w:pPr>
            <w:r>
              <w:rPr>
                <w:rFonts w:cs="Arial"/>
                <w:sz w:val="18"/>
                <w:szCs w:val="18"/>
              </w:rPr>
              <w:t>Maintain the existing hydrological regime</w:t>
            </w:r>
          </w:p>
        </w:tc>
        <w:tc>
          <w:tcPr>
            <w:tcW w:w="534" w:type="pct"/>
            <w:vAlign w:val="center"/>
          </w:tcPr>
          <w:p w14:paraId="5CDDD807" w14:textId="77777777" w:rsidR="00B648B5" w:rsidRPr="00FF521B" w:rsidRDefault="00B648B5" w:rsidP="00B648B5">
            <w:pPr>
              <w:spacing w:before="40" w:after="40"/>
              <w:rPr>
                <w:rFonts w:cs="Arial"/>
                <w:sz w:val="18"/>
                <w:szCs w:val="18"/>
              </w:rPr>
            </w:pPr>
            <w:r w:rsidRPr="00FF521B">
              <w:rPr>
                <w:rFonts w:cs="Arial"/>
                <w:sz w:val="18"/>
                <w:szCs w:val="18"/>
              </w:rPr>
              <w:t>6162565 (staff 8780)</w:t>
            </w:r>
          </w:p>
        </w:tc>
        <w:tc>
          <w:tcPr>
            <w:tcW w:w="437" w:type="pct"/>
            <w:vAlign w:val="center"/>
          </w:tcPr>
          <w:p w14:paraId="45B56D84" w14:textId="77777777" w:rsidR="00B648B5" w:rsidRPr="00FF521B" w:rsidRDefault="00B648B5" w:rsidP="00B648B5">
            <w:pPr>
              <w:spacing w:before="40" w:after="40"/>
              <w:jc w:val="center"/>
              <w:rPr>
                <w:rFonts w:cs="Arial"/>
                <w:sz w:val="18"/>
                <w:szCs w:val="18"/>
              </w:rPr>
            </w:pPr>
            <w:r w:rsidRPr="00FF521B">
              <w:rPr>
                <w:rFonts w:cs="Arial"/>
                <w:sz w:val="18"/>
                <w:szCs w:val="18"/>
              </w:rPr>
              <w:t>5.9</w:t>
            </w:r>
          </w:p>
        </w:tc>
        <w:tc>
          <w:tcPr>
            <w:tcW w:w="437" w:type="pct"/>
            <w:vAlign w:val="center"/>
          </w:tcPr>
          <w:p w14:paraId="5C374D26" w14:textId="77777777" w:rsidR="00B648B5" w:rsidRPr="00FF521B" w:rsidRDefault="00B648B5" w:rsidP="00B648B5">
            <w:pPr>
              <w:spacing w:before="40" w:after="40"/>
              <w:jc w:val="center"/>
              <w:rPr>
                <w:rFonts w:cs="Arial"/>
                <w:sz w:val="18"/>
                <w:szCs w:val="18"/>
              </w:rPr>
            </w:pPr>
          </w:p>
        </w:tc>
        <w:tc>
          <w:tcPr>
            <w:tcW w:w="1407" w:type="pct"/>
            <w:vAlign w:val="center"/>
          </w:tcPr>
          <w:p w14:paraId="50978FBB" w14:textId="77777777" w:rsidR="00B648B5" w:rsidRPr="00FF521B" w:rsidRDefault="00B648B5" w:rsidP="00B648B5">
            <w:pPr>
              <w:spacing w:before="40" w:after="40"/>
              <w:rPr>
                <w:rFonts w:cs="Arial"/>
                <w:sz w:val="18"/>
                <w:szCs w:val="18"/>
              </w:rPr>
            </w:pPr>
            <w:r>
              <w:rPr>
                <w:rFonts w:cs="Arial"/>
                <w:sz w:val="18"/>
                <w:szCs w:val="18"/>
              </w:rPr>
              <w:t xml:space="preserve">Lake Yonderup has been non-compliant with minimum water level criterion since 2007-08. Previously stable water levels at the lake appear to have reached a ‘tipping point’ in summer 2010/11 and declined rapidly since, but have been relatively stable since 2016. Wetland vegetation has been monitored since 1997 at one transect and since 2007 at second, northern transect. Fire affected the lake’s vegetation in 2005. The range of </w:t>
            </w:r>
            <w:r>
              <w:rPr>
                <w:rFonts w:cs="Arial"/>
                <w:i/>
                <w:sz w:val="18"/>
                <w:szCs w:val="18"/>
              </w:rPr>
              <w:t>M. raphiophylla,</w:t>
            </w:r>
            <w:r>
              <w:rPr>
                <w:rFonts w:cs="Arial"/>
                <w:sz w:val="18"/>
                <w:szCs w:val="18"/>
              </w:rPr>
              <w:t xml:space="preserve"> </w:t>
            </w:r>
            <w:r>
              <w:rPr>
                <w:rFonts w:cs="Arial"/>
                <w:i/>
                <w:sz w:val="18"/>
                <w:szCs w:val="18"/>
              </w:rPr>
              <w:t>B. ilicifolia</w:t>
            </w:r>
            <w:r>
              <w:rPr>
                <w:rFonts w:cs="Arial"/>
                <w:sz w:val="18"/>
                <w:szCs w:val="18"/>
              </w:rPr>
              <w:t xml:space="preserve">, and </w:t>
            </w:r>
            <w:r>
              <w:rPr>
                <w:rFonts w:cs="Arial"/>
                <w:i/>
                <w:sz w:val="18"/>
                <w:szCs w:val="18"/>
              </w:rPr>
              <w:t>Baumea</w:t>
            </w:r>
            <w:r>
              <w:rPr>
                <w:rFonts w:cs="Arial"/>
                <w:sz w:val="18"/>
                <w:szCs w:val="18"/>
              </w:rPr>
              <w:t xml:space="preserve"> sedges on the transect has reduced at the wetter end.</w:t>
            </w:r>
            <w:r w:rsidRPr="00DF67B3">
              <w:rPr>
                <w:sz w:val="18"/>
                <w:szCs w:val="18"/>
              </w:rPr>
              <w:t xml:space="preserve">  </w:t>
            </w:r>
            <w:r>
              <w:rPr>
                <w:sz w:val="18"/>
                <w:szCs w:val="18"/>
              </w:rPr>
              <w:t xml:space="preserve">Macroinvertebrate </w:t>
            </w:r>
            <w:r w:rsidRPr="00DF67B3">
              <w:rPr>
                <w:sz w:val="18"/>
                <w:szCs w:val="18"/>
              </w:rPr>
              <w:t>richness in 2017</w:t>
            </w:r>
            <w:r>
              <w:rPr>
                <w:sz w:val="18"/>
                <w:szCs w:val="18"/>
              </w:rPr>
              <w:t xml:space="preserve"> &amp; 2018 was the lowest on record.</w:t>
            </w:r>
            <w:r w:rsidRPr="00DF67B3">
              <w:rPr>
                <w:sz w:val="18"/>
                <w:szCs w:val="18"/>
              </w:rPr>
              <w:t xml:space="preserve"> Yonderup has retained a characteristic assemblage but habitats have been lost or </w:t>
            </w:r>
            <w:r>
              <w:rPr>
                <w:sz w:val="18"/>
                <w:szCs w:val="18"/>
              </w:rPr>
              <w:t xml:space="preserve">are </w:t>
            </w:r>
            <w:r w:rsidRPr="00DF67B3">
              <w:rPr>
                <w:sz w:val="18"/>
                <w:szCs w:val="18"/>
              </w:rPr>
              <w:t>being degraded as a</w:t>
            </w:r>
            <w:r>
              <w:rPr>
                <w:sz w:val="18"/>
                <w:szCs w:val="18"/>
              </w:rPr>
              <w:t xml:space="preserve"> direct</w:t>
            </w:r>
            <w:r w:rsidRPr="00DF67B3">
              <w:rPr>
                <w:sz w:val="18"/>
                <w:szCs w:val="18"/>
              </w:rPr>
              <w:t xml:space="preserve"> result of low water levels.</w:t>
            </w:r>
            <w:r>
              <w:rPr>
                <w:sz w:val="18"/>
                <w:szCs w:val="18"/>
              </w:rPr>
              <w:t xml:space="preserve"> Assemblages are showing change. Nitrogen levels were the equal highest recorded in 2018, and there is a risk of acidification should water levels continue to decline.</w:t>
            </w:r>
          </w:p>
        </w:tc>
      </w:tr>
      <w:tr w:rsidR="00B648B5" w:rsidRPr="00FF521B" w14:paraId="383F41C8" w14:textId="77777777" w:rsidTr="00B648B5">
        <w:trPr>
          <w:cantSplit/>
        </w:trPr>
        <w:tc>
          <w:tcPr>
            <w:tcW w:w="388" w:type="pct"/>
            <w:vAlign w:val="center"/>
          </w:tcPr>
          <w:p w14:paraId="6A89BB3E" w14:textId="77777777" w:rsidR="00B648B5" w:rsidRPr="00FF521B" w:rsidRDefault="00B648B5" w:rsidP="00B648B5">
            <w:pPr>
              <w:spacing w:before="40" w:after="40"/>
              <w:rPr>
                <w:rFonts w:cs="Arial"/>
                <w:sz w:val="18"/>
                <w:szCs w:val="18"/>
              </w:rPr>
            </w:pPr>
            <w:r w:rsidRPr="00FF521B">
              <w:rPr>
                <w:rFonts w:cs="Arial"/>
                <w:sz w:val="18"/>
                <w:szCs w:val="18"/>
              </w:rPr>
              <w:t>Lake Joondalup</w:t>
            </w:r>
          </w:p>
        </w:tc>
        <w:tc>
          <w:tcPr>
            <w:tcW w:w="859" w:type="pct"/>
          </w:tcPr>
          <w:p w14:paraId="40E118D5" w14:textId="77777777" w:rsidR="00B648B5" w:rsidRDefault="00B648B5" w:rsidP="00B648B5">
            <w:pPr>
              <w:spacing w:before="40" w:after="40"/>
              <w:rPr>
                <w:rFonts w:cs="Arial"/>
                <w:sz w:val="18"/>
                <w:szCs w:val="18"/>
              </w:rPr>
            </w:pPr>
            <w:r>
              <w:rPr>
                <w:rFonts w:cs="Arial"/>
                <w:sz w:val="18"/>
                <w:szCs w:val="18"/>
              </w:rPr>
              <w:t>(WAWA, 1995)</w:t>
            </w:r>
          </w:p>
          <w:p w14:paraId="16827F05" w14:textId="77777777" w:rsidR="00B648B5" w:rsidRDefault="00B648B5" w:rsidP="00B648B5">
            <w:pPr>
              <w:spacing w:before="40" w:after="40"/>
              <w:rPr>
                <w:rFonts w:cs="Arial"/>
                <w:sz w:val="18"/>
                <w:szCs w:val="18"/>
              </w:rPr>
            </w:pPr>
          </w:p>
          <w:p w14:paraId="274F9BEA" w14:textId="77777777" w:rsidR="00B648B5" w:rsidRDefault="00B648B5" w:rsidP="00B648B5">
            <w:pPr>
              <w:pStyle w:val="ListParagraph"/>
              <w:numPr>
                <w:ilvl w:val="0"/>
                <w:numId w:val="10"/>
              </w:numPr>
              <w:spacing w:before="40" w:after="40"/>
              <w:rPr>
                <w:rFonts w:cs="Arial"/>
                <w:sz w:val="18"/>
                <w:szCs w:val="18"/>
              </w:rPr>
            </w:pPr>
            <w:r>
              <w:rPr>
                <w:rFonts w:cs="Arial"/>
                <w:sz w:val="18"/>
                <w:szCs w:val="18"/>
              </w:rPr>
              <w:t>Waterbird habitat and drought refuge</w:t>
            </w:r>
          </w:p>
          <w:p w14:paraId="341D2338" w14:textId="77777777" w:rsidR="00B648B5" w:rsidRPr="007E7D09" w:rsidRDefault="00B648B5" w:rsidP="00B648B5">
            <w:pPr>
              <w:pStyle w:val="ListParagraph"/>
              <w:numPr>
                <w:ilvl w:val="0"/>
                <w:numId w:val="10"/>
              </w:numPr>
              <w:spacing w:before="40" w:after="40"/>
              <w:rPr>
                <w:rFonts w:cs="Arial"/>
                <w:sz w:val="18"/>
                <w:szCs w:val="18"/>
              </w:rPr>
            </w:pPr>
            <w:r>
              <w:rPr>
                <w:rFonts w:cs="Arial"/>
                <w:sz w:val="18"/>
                <w:szCs w:val="18"/>
              </w:rPr>
              <w:t>Diverse range of macrophytes</w:t>
            </w:r>
          </w:p>
        </w:tc>
        <w:tc>
          <w:tcPr>
            <w:tcW w:w="938" w:type="pct"/>
          </w:tcPr>
          <w:p w14:paraId="5CDCF28F" w14:textId="77777777" w:rsidR="00B648B5" w:rsidRDefault="00B648B5" w:rsidP="00B648B5">
            <w:pPr>
              <w:spacing w:before="40" w:after="40"/>
              <w:rPr>
                <w:rFonts w:cs="Arial"/>
                <w:sz w:val="18"/>
                <w:szCs w:val="18"/>
              </w:rPr>
            </w:pPr>
            <w:r>
              <w:rPr>
                <w:rFonts w:cs="Arial"/>
                <w:sz w:val="18"/>
                <w:szCs w:val="18"/>
              </w:rPr>
              <w:t>(WAWA, 1995)</w:t>
            </w:r>
          </w:p>
          <w:p w14:paraId="23524246" w14:textId="77777777" w:rsidR="00B648B5" w:rsidRDefault="00B648B5" w:rsidP="00B648B5">
            <w:pPr>
              <w:spacing w:before="40" w:after="40"/>
              <w:rPr>
                <w:rFonts w:cs="Arial"/>
                <w:sz w:val="18"/>
                <w:szCs w:val="18"/>
              </w:rPr>
            </w:pPr>
          </w:p>
          <w:p w14:paraId="25C5479B" w14:textId="77777777" w:rsidR="00B648B5" w:rsidRDefault="00B648B5" w:rsidP="00B648B5">
            <w:pPr>
              <w:pStyle w:val="ListParagraph"/>
              <w:numPr>
                <w:ilvl w:val="0"/>
                <w:numId w:val="13"/>
              </w:numPr>
              <w:spacing w:before="40" w:after="40"/>
              <w:rPr>
                <w:rFonts w:cs="Arial"/>
                <w:sz w:val="18"/>
                <w:szCs w:val="18"/>
              </w:rPr>
            </w:pPr>
            <w:r>
              <w:rPr>
                <w:rFonts w:cs="Arial"/>
                <w:sz w:val="18"/>
                <w:szCs w:val="18"/>
              </w:rPr>
              <w:t>Conservation and public enjoyment of natural and modified landscapes</w:t>
            </w:r>
          </w:p>
          <w:p w14:paraId="1C58C66C" w14:textId="77777777" w:rsidR="00B648B5" w:rsidRDefault="00B648B5" w:rsidP="00B648B5">
            <w:pPr>
              <w:pStyle w:val="ListParagraph"/>
              <w:numPr>
                <w:ilvl w:val="0"/>
                <w:numId w:val="13"/>
              </w:numPr>
              <w:spacing w:before="40" w:after="40"/>
              <w:rPr>
                <w:rFonts w:cs="Arial"/>
                <w:sz w:val="18"/>
                <w:szCs w:val="18"/>
              </w:rPr>
            </w:pPr>
            <w:r>
              <w:rPr>
                <w:rFonts w:cs="Arial"/>
                <w:sz w:val="18"/>
                <w:szCs w:val="18"/>
              </w:rPr>
              <w:t>Conserve existing wetland vegetation, including sedge beds, fringing woodland and aquatic macrophytes</w:t>
            </w:r>
          </w:p>
          <w:p w14:paraId="14C0F128" w14:textId="77777777" w:rsidR="00B648B5" w:rsidRDefault="00B648B5" w:rsidP="00B648B5">
            <w:pPr>
              <w:pStyle w:val="ListParagraph"/>
              <w:numPr>
                <w:ilvl w:val="0"/>
                <w:numId w:val="13"/>
              </w:numPr>
              <w:spacing w:before="40" w:after="40"/>
              <w:rPr>
                <w:rFonts w:cs="Arial"/>
                <w:sz w:val="18"/>
                <w:szCs w:val="18"/>
              </w:rPr>
            </w:pPr>
            <w:r>
              <w:rPr>
                <w:rFonts w:cs="Arial"/>
                <w:sz w:val="18"/>
                <w:szCs w:val="18"/>
              </w:rPr>
              <w:t>Maintain and if possible, enhance the aquatic fauna of the lake</w:t>
            </w:r>
          </w:p>
          <w:p w14:paraId="48F04FCA" w14:textId="77777777" w:rsidR="00B648B5" w:rsidRDefault="00B648B5" w:rsidP="00B648B5">
            <w:pPr>
              <w:pStyle w:val="ListParagraph"/>
              <w:numPr>
                <w:ilvl w:val="0"/>
                <w:numId w:val="13"/>
              </w:numPr>
              <w:spacing w:before="40" w:after="40"/>
              <w:rPr>
                <w:rFonts w:cs="Arial"/>
                <w:sz w:val="18"/>
                <w:szCs w:val="18"/>
              </w:rPr>
            </w:pPr>
            <w:r>
              <w:rPr>
                <w:rFonts w:cs="Arial"/>
                <w:sz w:val="18"/>
                <w:szCs w:val="18"/>
              </w:rPr>
              <w:t>In conjunction with Lake Goollelal, to support the full range of habitats for avian fauna</w:t>
            </w:r>
          </w:p>
          <w:p w14:paraId="4631E46E" w14:textId="77777777" w:rsidR="00B648B5" w:rsidRPr="007E7D09" w:rsidRDefault="00B648B5" w:rsidP="00B648B5">
            <w:pPr>
              <w:pStyle w:val="ListParagraph"/>
              <w:numPr>
                <w:ilvl w:val="0"/>
                <w:numId w:val="13"/>
              </w:numPr>
              <w:spacing w:before="40" w:after="40"/>
              <w:rPr>
                <w:rFonts w:cs="Arial"/>
                <w:sz w:val="18"/>
                <w:szCs w:val="18"/>
              </w:rPr>
            </w:pPr>
            <w:r>
              <w:rPr>
                <w:rFonts w:cs="Arial"/>
                <w:sz w:val="18"/>
                <w:szCs w:val="18"/>
              </w:rPr>
              <w:t>Ensure the landscape and amenity values of the lake are maintained, except under very low rainfall climatic conditions</w:t>
            </w:r>
          </w:p>
        </w:tc>
        <w:tc>
          <w:tcPr>
            <w:tcW w:w="534" w:type="pct"/>
            <w:vAlign w:val="center"/>
          </w:tcPr>
          <w:p w14:paraId="031526F5" w14:textId="77777777" w:rsidR="00B648B5" w:rsidRPr="00FF521B" w:rsidRDefault="00B648B5" w:rsidP="00B648B5">
            <w:pPr>
              <w:spacing w:before="40" w:after="40"/>
              <w:rPr>
                <w:rFonts w:cs="Arial"/>
                <w:sz w:val="18"/>
                <w:szCs w:val="18"/>
              </w:rPr>
            </w:pPr>
            <w:r w:rsidRPr="00FF521B">
              <w:rPr>
                <w:rFonts w:cs="Arial"/>
                <w:sz w:val="18"/>
                <w:szCs w:val="18"/>
              </w:rPr>
              <w:t>6162572 (staff 8281)</w:t>
            </w:r>
          </w:p>
          <w:p w14:paraId="5D84340F" w14:textId="77777777" w:rsidR="00B648B5" w:rsidRPr="00FF521B" w:rsidRDefault="00B648B5" w:rsidP="00B648B5">
            <w:pPr>
              <w:spacing w:before="40" w:after="40"/>
              <w:rPr>
                <w:rFonts w:cs="Arial"/>
                <w:sz w:val="18"/>
                <w:szCs w:val="18"/>
              </w:rPr>
            </w:pPr>
            <w:r w:rsidRPr="00FF521B">
              <w:rPr>
                <w:rFonts w:cs="Arial"/>
                <w:sz w:val="18"/>
                <w:szCs w:val="18"/>
              </w:rPr>
              <w:t>[61610661 (bore 8281)</w:t>
            </w:r>
          </w:p>
        </w:tc>
        <w:tc>
          <w:tcPr>
            <w:tcW w:w="437" w:type="pct"/>
            <w:vAlign w:val="center"/>
          </w:tcPr>
          <w:p w14:paraId="33CDFFFD" w14:textId="77777777" w:rsidR="00B648B5" w:rsidRPr="00FF521B" w:rsidRDefault="00B648B5" w:rsidP="00B648B5">
            <w:pPr>
              <w:spacing w:before="40" w:after="40"/>
              <w:jc w:val="center"/>
              <w:rPr>
                <w:rFonts w:cs="Arial"/>
                <w:sz w:val="18"/>
                <w:szCs w:val="18"/>
              </w:rPr>
            </w:pPr>
            <w:r w:rsidRPr="00FF521B">
              <w:rPr>
                <w:rFonts w:cs="Arial"/>
                <w:sz w:val="18"/>
                <w:szCs w:val="18"/>
              </w:rPr>
              <w:t>15.8</w:t>
            </w:r>
          </w:p>
        </w:tc>
        <w:tc>
          <w:tcPr>
            <w:tcW w:w="437" w:type="pct"/>
            <w:vAlign w:val="center"/>
          </w:tcPr>
          <w:p w14:paraId="00E263E8" w14:textId="77777777" w:rsidR="00B648B5" w:rsidRPr="00FF521B" w:rsidRDefault="00B648B5" w:rsidP="00B648B5">
            <w:pPr>
              <w:spacing w:before="40" w:after="40"/>
              <w:jc w:val="center"/>
              <w:rPr>
                <w:rFonts w:cs="Arial"/>
                <w:sz w:val="18"/>
                <w:szCs w:val="18"/>
              </w:rPr>
            </w:pPr>
            <w:r>
              <w:rPr>
                <w:rFonts w:cs="Arial"/>
                <w:sz w:val="18"/>
                <w:szCs w:val="18"/>
              </w:rPr>
              <w:t>16.2</w:t>
            </w:r>
          </w:p>
        </w:tc>
        <w:tc>
          <w:tcPr>
            <w:tcW w:w="1407" w:type="pct"/>
            <w:vAlign w:val="center"/>
          </w:tcPr>
          <w:p w14:paraId="081F6A57" w14:textId="77777777" w:rsidR="00B648B5" w:rsidRPr="00FF521B" w:rsidRDefault="00B648B5" w:rsidP="00B648B5">
            <w:pPr>
              <w:spacing w:before="40" w:after="40"/>
              <w:rPr>
                <w:rFonts w:cs="Arial"/>
                <w:sz w:val="18"/>
                <w:szCs w:val="18"/>
              </w:rPr>
            </w:pPr>
            <w:r>
              <w:rPr>
                <w:rFonts w:cs="Arial"/>
                <w:sz w:val="18"/>
                <w:szCs w:val="18"/>
              </w:rPr>
              <w:t>Lake Joondalup has been compliant with absolute minimum water levels but not compliant with the preferred minimum ‘2 in 6’ criteria since the 1990s. Maximum and minimum levels were fairly consistent since the mid-1990s but have generally been increasing since 2012 apart from a dip in 2016, when average water levels across Gnangara were at their lowest. Vegetation monitoring was initiated in 1995. There has been some improvement in canopy condition 1995-2012 at the northern transect, and little change at the southern transect. Tree abundance has slightly decreased at both transects. Nutrient levels have been a concern but in the 2018 sampling total phosphorus dropped considerably. Acidity levels were of concern in 2016 but pH has since been improving. Macroinvertebrate sampling in 2018 showed that insects were almost completely absent from sampling. The reason for this is unclear but is not attributable to low water levels.</w:t>
            </w:r>
          </w:p>
        </w:tc>
      </w:tr>
      <w:tr w:rsidR="00B648B5" w:rsidRPr="00FF521B" w14:paraId="692DD107" w14:textId="77777777" w:rsidTr="00B648B5">
        <w:trPr>
          <w:cantSplit/>
        </w:trPr>
        <w:tc>
          <w:tcPr>
            <w:tcW w:w="388" w:type="pct"/>
            <w:vAlign w:val="center"/>
          </w:tcPr>
          <w:p w14:paraId="6DCB6125" w14:textId="77777777" w:rsidR="00B648B5" w:rsidRPr="00FF521B" w:rsidRDefault="00B648B5" w:rsidP="00B648B5">
            <w:pPr>
              <w:spacing w:before="40" w:after="40"/>
              <w:rPr>
                <w:rFonts w:cs="Arial"/>
                <w:sz w:val="18"/>
                <w:szCs w:val="18"/>
              </w:rPr>
            </w:pPr>
            <w:r w:rsidRPr="00FF521B">
              <w:rPr>
                <w:rFonts w:cs="Arial"/>
                <w:sz w:val="18"/>
                <w:szCs w:val="18"/>
              </w:rPr>
              <w:t>Lake Mariginiup</w:t>
            </w:r>
          </w:p>
        </w:tc>
        <w:tc>
          <w:tcPr>
            <w:tcW w:w="859" w:type="pct"/>
          </w:tcPr>
          <w:p w14:paraId="2E5AB58A" w14:textId="77777777" w:rsidR="00B648B5" w:rsidRDefault="00B648B5" w:rsidP="00B648B5">
            <w:pPr>
              <w:spacing w:before="40" w:after="40"/>
              <w:rPr>
                <w:rFonts w:cs="Arial"/>
                <w:sz w:val="18"/>
                <w:szCs w:val="18"/>
              </w:rPr>
            </w:pPr>
            <w:r>
              <w:rPr>
                <w:rFonts w:cs="Arial"/>
                <w:sz w:val="18"/>
                <w:szCs w:val="18"/>
              </w:rPr>
              <w:t>(WAWA, 1995)</w:t>
            </w:r>
          </w:p>
          <w:p w14:paraId="68F33497" w14:textId="77777777" w:rsidR="00B648B5" w:rsidRDefault="00B648B5" w:rsidP="00B648B5">
            <w:pPr>
              <w:spacing w:before="40" w:after="40"/>
              <w:rPr>
                <w:rFonts w:cs="Arial"/>
                <w:sz w:val="18"/>
                <w:szCs w:val="18"/>
              </w:rPr>
            </w:pPr>
          </w:p>
          <w:p w14:paraId="55356D4E"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 xml:space="preserve">Rich aquatic fauna (Swan River Goby, </w:t>
            </w:r>
            <w:r>
              <w:rPr>
                <w:rFonts w:cs="Arial"/>
                <w:i/>
                <w:sz w:val="18"/>
                <w:szCs w:val="18"/>
              </w:rPr>
              <w:t>Pseudogobius olorum</w:t>
            </w:r>
            <w:r>
              <w:rPr>
                <w:rFonts w:cs="Arial"/>
                <w:sz w:val="18"/>
                <w:szCs w:val="18"/>
              </w:rPr>
              <w:t>)</w:t>
            </w:r>
          </w:p>
          <w:p w14:paraId="7DAF2B1D"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Wading bird habitat</w:t>
            </w:r>
          </w:p>
          <w:p w14:paraId="4415F950"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Good water quality</w:t>
            </w:r>
          </w:p>
          <w:p w14:paraId="1A0A3C9E" w14:textId="77777777" w:rsidR="00B648B5" w:rsidRPr="00FF521B" w:rsidRDefault="00B648B5" w:rsidP="00B648B5">
            <w:pPr>
              <w:spacing w:before="40" w:after="40"/>
              <w:rPr>
                <w:rFonts w:cs="Arial"/>
                <w:i/>
                <w:sz w:val="18"/>
                <w:szCs w:val="18"/>
              </w:rPr>
            </w:pPr>
          </w:p>
        </w:tc>
        <w:tc>
          <w:tcPr>
            <w:tcW w:w="938" w:type="pct"/>
          </w:tcPr>
          <w:p w14:paraId="15C448FA" w14:textId="77777777" w:rsidR="00B648B5" w:rsidRDefault="00B648B5" w:rsidP="00B648B5">
            <w:pPr>
              <w:spacing w:before="40" w:after="40"/>
              <w:rPr>
                <w:rFonts w:cs="Arial"/>
                <w:sz w:val="18"/>
                <w:szCs w:val="18"/>
              </w:rPr>
            </w:pPr>
            <w:r>
              <w:rPr>
                <w:rFonts w:cs="Arial"/>
                <w:sz w:val="18"/>
                <w:szCs w:val="18"/>
              </w:rPr>
              <w:t>(WAWA, 1995)</w:t>
            </w:r>
          </w:p>
          <w:p w14:paraId="26304E8D" w14:textId="77777777" w:rsidR="00B648B5" w:rsidRDefault="00B648B5" w:rsidP="00B648B5">
            <w:pPr>
              <w:spacing w:before="40" w:after="40"/>
              <w:rPr>
                <w:rFonts w:cs="Arial"/>
                <w:sz w:val="18"/>
                <w:szCs w:val="18"/>
              </w:rPr>
            </w:pPr>
          </w:p>
          <w:p w14:paraId="264245C0" w14:textId="77777777" w:rsidR="00B648B5" w:rsidRDefault="00B648B5" w:rsidP="00B648B5">
            <w:pPr>
              <w:pStyle w:val="ListParagraph"/>
              <w:numPr>
                <w:ilvl w:val="0"/>
                <w:numId w:val="8"/>
              </w:numPr>
              <w:spacing w:before="40" w:after="40"/>
              <w:rPr>
                <w:rFonts w:cs="Arial"/>
                <w:sz w:val="18"/>
                <w:szCs w:val="18"/>
              </w:rPr>
            </w:pPr>
            <w:r>
              <w:rPr>
                <w:rFonts w:cs="Arial"/>
                <w:sz w:val="18"/>
                <w:szCs w:val="18"/>
              </w:rPr>
              <w:t>Conservation of flora and fauna</w:t>
            </w:r>
          </w:p>
          <w:p w14:paraId="577A9803" w14:textId="77777777" w:rsidR="00B648B5" w:rsidRDefault="00B648B5" w:rsidP="00B648B5">
            <w:pPr>
              <w:pStyle w:val="ListParagraph"/>
              <w:numPr>
                <w:ilvl w:val="0"/>
                <w:numId w:val="8"/>
              </w:numPr>
              <w:spacing w:before="40" w:after="40"/>
              <w:rPr>
                <w:rFonts w:cs="Arial"/>
                <w:sz w:val="18"/>
                <w:szCs w:val="18"/>
              </w:rPr>
            </w:pPr>
            <w:r>
              <w:rPr>
                <w:rFonts w:cs="Arial"/>
                <w:sz w:val="18"/>
                <w:szCs w:val="18"/>
              </w:rPr>
              <w:t>Maintenance of the existing areas of fringing sedge vegetation</w:t>
            </w:r>
          </w:p>
          <w:p w14:paraId="15268CF3" w14:textId="77777777" w:rsidR="00B648B5" w:rsidRDefault="00B648B5" w:rsidP="00B648B5">
            <w:pPr>
              <w:pStyle w:val="ListParagraph"/>
              <w:numPr>
                <w:ilvl w:val="0"/>
                <w:numId w:val="8"/>
              </w:numPr>
              <w:spacing w:before="40" w:after="40"/>
              <w:rPr>
                <w:rFonts w:cs="Arial"/>
                <w:sz w:val="18"/>
                <w:szCs w:val="18"/>
              </w:rPr>
            </w:pPr>
            <w:r>
              <w:rPr>
                <w:rFonts w:cs="Arial"/>
                <w:sz w:val="18"/>
                <w:szCs w:val="18"/>
              </w:rPr>
              <w:t>maintain invertebrate diversity through some lake bed drying in summer</w:t>
            </w:r>
          </w:p>
          <w:p w14:paraId="02FA024D" w14:textId="77777777" w:rsidR="00B648B5" w:rsidRPr="00FF521B" w:rsidRDefault="00B648B5" w:rsidP="00B648B5">
            <w:pPr>
              <w:pStyle w:val="ListParagraph"/>
              <w:numPr>
                <w:ilvl w:val="0"/>
                <w:numId w:val="7"/>
              </w:numPr>
              <w:spacing w:before="40" w:after="40"/>
              <w:rPr>
                <w:rFonts w:cs="Arial"/>
                <w:sz w:val="18"/>
                <w:szCs w:val="18"/>
              </w:rPr>
            </w:pPr>
            <w:r>
              <w:rPr>
                <w:rFonts w:cs="Arial"/>
                <w:sz w:val="18"/>
                <w:szCs w:val="18"/>
              </w:rPr>
              <w:t>Maintain and if possible, enhance fringing woodland vegetation</w:t>
            </w:r>
          </w:p>
        </w:tc>
        <w:tc>
          <w:tcPr>
            <w:tcW w:w="534" w:type="pct"/>
            <w:vAlign w:val="center"/>
          </w:tcPr>
          <w:p w14:paraId="4C36E40B" w14:textId="77777777" w:rsidR="00B648B5" w:rsidRPr="00FF521B" w:rsidRDefault="00B648B5" w:rsidP="00B648B5">
            <w:pPr>
              <w:spacing w:before="40" w:after="40"/>
              <w:rPr>
                <w:rFonts w:cs="Arial"/>
                <w:sz w:val="18"/>
                <w:szCs w:val="18"/>
              </w:rPr>
            </w:pPr>
            <w:r w:rsidRPr="00FF521B">
              <w:rPr>
                <w:rFonts w:cs="Arial"/>
                <w:sz w:val="18"/>
                <w:szCs w:val="18"/>
              </w:rPr>
              <w:t>6162577 (staff 1943)</w:t>
            </w:r>
          </w:p>
          <w:p w14:paraId="70D749F2" w14:textId="77777777" w:rsidR="00B648B5" w:rsidRPr="00FF521B" w:rsidRDefault="00B648B5" w:rsidP="00B648B5">
            <w:pPr>
              <w:spacing w:before="40" w:after="40"/>
              <w:rPr>
                <w:rFonts w:cs="Arial"/>
                <w:sz w:val="18"/>
                <w:szCs w:val="18"/>
              </w:rPr>
            </w:pPr>
            <w:r w:rsidRPr="00FF521B">
              <w:rPr>
                <w:rFonts w:cs="Arial"/>
                <w:sz w:val="18"/>
                <w:szCs w:val="18"/>
              </w:rPr>
              <w:t>61610685 (bore MS10)</w:t>
            </w:r>
          </w:p>
        </w:tc>
        <w:tc>
          <w:tcPr>
            <w:tcW w:w="437" w:type="pct"/>
            <w:vAlign w:val="center"/>
          </w:tcPr>
          <w:p w14:paraId="0E3CB27E" w14:textId="77777777" w:rsidR="00B648B5" w:rsidRPr="00FF521B" w:rsidRDefault="00B648B5" w:rsidP="00B648B5">
            <w:pPr>
              <w:spacing w:before="40" w:after="40"/>
              <w:jc w:val="center"/>
              <w:rPr>
                <w:rFonts w:cs="Arial"/>
                <w:sz w:val="18"/>
                <w:szCs w:val="18"/>
              </w:rPr>
            </w:pPr>
            <w:r w:rsidRPr="00FF521B">
              <w:rPr>
                <w:rFonts w:cs="Arial"/>
                <w:sz w:val="18"/>
                <w:szCs w:val="18"/>
              </w:rPr>
              <w:t>41.5</w:t>
            </w:r>
            <w:r w:rsidRPr="00FF521B">
              <w:rPr>
                <w:rFonts w:cs="Arial"/>
                <w:sz w:val="18"/>
                <w:szCs w:val="18"/>
              </w:rPr>
              <w:br/>
              <w:t>(minimum peak)</w:t>
            </w:r>
          </w:p>
          <w:p w14:paraId="49983CB4" w14:textId="77777777" w:rsidR="00B648B5" w:rsidRPr="00FF521B" w:rsidRDefault="00B648B5" w:rsidP="00B648B5">
            <w:pPr>
              <w:spacing w:before="40" w:after="40"/>
              <w:jc w:val="center"/>
              <w:rPr>
                <w:rFonts w:cs="Arial"/>
                <w:sz w:val="18"/>
                <w:szCs w:val="18"/>
              </w:rPr>
            </w:pPr>
          </w:p>
        </w:tc>
        <w:tc>
          <w:tcPr>
            <w:tcW w:w="437" w:type="pct"/>
            <w:vAlign w:val="center"/>
          </w:tcPr>
          <w:p w14:paraId="705D9051" w14:textId="77777777" w:rsidR="00B648B5" w:rsidRPr="00FF521B" w:rsidRDefault="00B648B5" w:rsidP="00B648B5">
            <w:pPr>
              <w:spacing w:before="40" w:after="40"/>
              <w:jc w:val="center"/>
              <w:rPr>
                <w:rFonts w:cs="Arial"/>
                <w:sz w:val="18"/>
                <w:szCs w:val="18"/>
              </w:rPr>
            </w:pPr>
            <w:r>
              <w:rPr>
                <w:rFonts w:cs="Arial"/>
                <w:sz w:val="18"/>
                <w:szCs w:val="18"/>
              </w:rPr>
              <w:t>42.1 (preferred min peak)</w:t>
            </w:r>
          </w:p>
        </w:tc>
        <w:tc>
          <w:tcPr>
            <w:tcW w:w="1407" w:type="pct"/>
            <w:vAlign w:val="center"/>
          </w:tcPr>
          <w:p w14:paraId="507665D7" w14:textId="77777777" w:rsidR="00B648B5" w:rsidRPr="00FF521B" w:rsidRDefault="00B648B5" w:rsidP="00B648B5">
            <w:pPr>
              <w:spacing w:before="40" w:after="40"/>
              <w:rPr>
                <w:rFonts w:cs="Arial"/>
                <w:sz w:val="18"/>
                <w:szCs w:val="18"/>
              </w:rPr>
            </w:pPr>
            <w:r>
              <w:rPr>
                <w:rFonts w:cs="Arial"/>
                <w:sz w:val="18"/>
                <w:szCs w:val="18"/>
              </w:rPr>
              <w:t xml:space="preserve">Lake Mariginiup has been non-compliant with the absolute minimum spring peak criterion in seven of the last ten years. Spring peak water levels have shown a generally increasing trend over the last few years, due to urbanisation in East Wanneroo, but prior to that had been declining since the 1990s. Low water levels have caused acidification at the lake, but pH levels are slowly increasing and macroinvertebrate richness is still relatively high and is improving. Nutrient levels are increasing at the lake. Vegetation monitoring was first conducted in 1996 and the most recent monitoring occurred in 2018. The transect has low native species richness, and overall the vegetation is in poor condition due to a combination of low water levels, fire and insect attack. </w:t>
            </w:r>
          </w:p>
        </w:tc>
      </w:tr>
      <w:tr w:rsidR="00B648B5" w:rsidRPr="00FF521B" w14:paraId="03914E76" w14:textId="77777777" w:rsidTr="00B648B5">
        <w:trPr>
          <w:cantSplit/>
          <w:trHeight w:val="1691"/>
        </w:trPr>
        <w:tc>
          <w:tcPr>
            <w:tcW w:w="388" w:type="pct"/>
            <w:vMerge w:val="restart"/>
            <w:vAlign w:val="center"/>
          </w:tcPr>
          <w:p w14:paraId="1DB8F746" w14:textId="77777777" w:rsidR="00B648B5" w:rsidRPr="00FF521B" w:rsidRDefault="00B648B5" w:rsidP="00B648B5">
            <w:pPr>
              <w:spacing w:before="40" w:after="40"/>
              <w:rPr>
                <w:rFonts w:cs="Arial"/>
                <w:sz w:val="18"/>
                <w:szCs w:val="18"/>
              </w:rPr>
            </w:pPr>
            <w:r w:rsidRPr="00FF521B">
              <w:rPr>
                <w:rFonts w:cs="Arial"/>
                <w:sz w:val="18"/>
                <w:szCs w:val="18"/>
              </w:rPr>
              <w:t>Lake Jandabup</w:t>
            </w:r>
          </w:p>
        </w:tc>
        <w:tc>
          <w:tcPr>
            <w:tcW w:w="859" w:type="pct"/>
            <w:vMerge w:val="restart"/>
          </w:tcPr>
          <w:p w14:paraId="5BF30A53" w14:textId="77777777" w:rsidR="00B648B5" w:rsidRDefault="00B648B5" w:rsidP="00B648B5">
            <w:pPr>
              <w:spacing w:before="40" w:after="40"/>
              <w:rPr>
                <w:rFonts w:cs="Arial"/>
                <w:sz w:val="18"/>
                <w:szCs w:val="18"/>
              </w:rPr>
            </w:pPr>
            <w:r>
              <w:rPr>
                <w:rFonts w:cs="Arial"/>
                <w:sz w:val="18"/>
                <w:szCs w:val="18"/>
              </w:rPr>
              <w:t>(WAWA, 1995)</w:t>
            </w:r>
          </w:p>
          <w:p w14:paraId="15E00073" w14:textId="77777777" w:rsidR="00B648B5" w:rsidRDefault="00B648B5" w:rsidP="00B648B5">
            <w:pPr>
              <w:spacing w:before="40" w:after="40"/>
              <w:rPr>
                <w:rFonts w:cs="Arial"/>
                <w:sz w:val="18"/>
                <w:szCs w:val="18"/>
              </w:rPr>
            </w:pPr>
          </w:p>
          <w:p w14:paraId="4D7DFDA4" w14:textId="77777777" w:rsidR="00B648B5" w:rsidRDefault="00B648B5" w:rsidP="00B648B5">
            <w:pPr>
              <w:pStyle w:val="ListParagraph"/>
              <w:numPr>
                <w:ilvl w:val="0"/>
                <w:numId w:val="11"/>
              </w:numPr>
              <w:spacing w:before="40" w:after="40"/>
              <w:rPr>
                <w:rFonts w:cs="Arial"/>
                <w:sz w:val="18"/>
                <w:szCs w:val="18"/>
              </w:rPr>
            </w:pPr>
            <w:r>
              <w:rPr>
                <w:rFonts w:cs="Arial"/>
                <w:sz w:val="18"/>
                <w:szCs w:val="18"/>
              </w:rPr>
              <w:t>Most diverse sedge and macrophyte vegetation of all Bassendean dune wetlands, including unusual species</w:t>
            </w:r>
          </w:p>
          <w:p w14:paraId="75784974" w14:textId="77777777" w:rsidR="00B648B5" w:rsidRDefault="00B648B5" w:rsidP="00B648B5">
            <w:pPr>
              <w:pStyle w:val="ListParagraph"/>
              <w:numPr>
                <w:ilvl w:val="0"/>
                <w:numId w:val="11"/>
              </w:numPr>
              <w:spacing w:before="40" w:after="40"/>
              <w:rPr>
                <w:rFonts w:cs="Arial"/>
                <w:sz w:val="18"/>
                <w:szCs w:val="18"/>
              </w:rPr>
            </w:pPr>
            <w:r>
              <w:rPr>
                <w:rFonts w:cs="Arial"/>
                <w:sz w:val="18"/>
                <w:szCs w:val="18"/>
              </w:rPr>
              <w:t>Supports wide range of waterbirds, especially waders</w:t>
            </w:r>
          </w:p>
          <w:p w14:paraId="22A6CEEB" w14:textId="77777777" w:rsidR="00B648B5" w:rsidRPr="00686A7E" w:rsidRDefault="00B648B5" w:rsidP="00B648B5">
            <w:pPr>
              <w:pStyle w:val="ListParagraph"/>
              <w:numPr>
                <w:ilvl w:val="0"/>
                <w:numId w:val="11"/>
              </w:numPr>
              <w:spacing w:before="40" w:after="40"/>
              <w:rPr>
                <w:rFonts w:cs="Arial"/>
                <w:sz w:val="18"/>
                <w:szCs w:val="18"/>
              </w:rPr>
            </w:pPr>
            <w:r w:rsidRPr="00686A7E">
              <w:rPr>
                <w:rFonts w:cs="Arial"/>
                <w:sz w:val="18"/>
                <w:szCs w:val="18"/>
              </w:rPr>
              <w:t>Extremely good water quality with low nutrients</w:t>
            </w:r>
          </w:p>
        </w:tc>
        <w:tc>
          <w:tcPr>
            <w:tcW w:w="938" w:type="pct"/>
            <w:vMerge w:val="restart"/>
          </w:tcPr>
          <w:p w14:paraId="745CD6DF" w14:textId="77777777" w:rsidR="00B648B5" w:rsidRDefault="00B648B5" w:rsidP="00B648B5">
            <w:pPr>
              <w:spacing w:before="40" w:after="40"/>
              <w:rPr>
                <w:rFonts w:cs="Arial"/>
                <w:sz w:val="18"/>
                <w:szCs w:val="18"/>
              </w:rPr>
            </w:pPr>
            <w:r>
              <w:rPr>
                <w:rFonts w:cs="Arial"/>
                <w:sz w:val="18"/>
                <w:szCs w:val="18"/>
              </w:rPr>
              <w:t>(WAWA, 1995)</w:t>
            </w:r>
          </w:p>
          <w:p w14:paraId="28AC307C" w14:textId="77777777" w:rsidR="00B648B5" w:rsidRDefault="00B648B5" w:rsidP="00B648B5">
            <w:pPr>
              <w:spacing w:before="40" w:after="40"/>
              <w:rPr>
                <w:rFonts w:cs="Arial"/>
                <w:sz w:val="18"/>
                <w:szCs w:val="18"/>
              </w:rPr>
            </w:pPr>
          </w:p>
          <w:p w14:paraId="70CCC81B" w14:textId="77777777" w:rsidR="00B648B5" w:rsidRDefault="00B648B5" w:rsidP="00B648B5">
            <w:pPr>
              <w:pStyle w:val="ListParagraph"/>
              <w:numPr>
                <w:ilvl w:val="0"/>
                <w:numId w:val="8"/>
              </w:numPr>
              <w:spacing w:before="40" w:after="40"/>
              <w:rPr>
                <w:rFonts w:cs="Arial"/>
                <w:sz w:val="18"/>
                <w:szCs w:val="18"/>
              </w:rPr>
            </w:pPr>
            <w:r>
              <w:rPr>
                <w:rFonts w:cs="Arial"/>
                <w:sz w:val="18"/>
                <w:szCs w:val="18"/>
              </w:rPr>
              <w:t>Conservation of flora and fauna</w:t>
            </w:r>
          </w:p>
          <w:p w14:paraId="7B25A373" w14:textId="77777777" w:rsidR="00B648B5" w:rsidRDefault="00B648B5" w:rsidP="00B648B5">
            <w:pPr>
              <w:pStyle w:val="ListParagraph"/>
              <w:numPr>
                <w:ilvl w:val="0"/>
                <w:numId w:val="8"/>
              </w:numPr>
              <w:spacing w:before="40" w:after="40"/>
              <w:rPr>
                <w:rFonts w:cs="Arial"/>
                <w:sz w:val="18"/>
                <w:szCs w:val="18"/>
              </w:rPr>
            </w:pPr>
            <w:r>
              <w:rPr>
                <w:rFonts w:cs="Arial"/>
                <w:sz w:val="18"/>
                <w:szCs w:val="18"/>
              </w:rPr>
              <w:t>Maintenance of the current extent of wading bird habitat</w:t>
            </w:r>
          </w:p>
          <w:p w14:paraId="6DFC657D" w14:textId="77777777" w:rsidR="00B648B5" w:rsidRDefault="00B648B5" w:rsidP="00B648B5">
            <w:pPr>
              <w:pStyle w:val="ListParagraph"/>
              <w:numPr>
                <w:ilvl w:val="0"/>
                <w:numId w:val="8"/>
              </w:numPr>
              <w:spacing w:before="40" w:after="40"/>
              <w:rPr>
                <w:rFonts w:cs="Arial"/>
                <w:sz w:val="18"/>
                <w:szCs w:val="18"/>
              </w:rPr>
            </w:pPr>
            <w:r>
              <w:rPr>
                <w:rFonts w:cs="Arial"/>
                <w:sz w:val="18"/>
                <w:szCs w:val="18"/>
              </w:rPr>
              <w:t>No expansion in the areas of sedge vegetation, but maintenance of existing areas</w:t>
            </w:r>
          </w:p>
          <w:p w14:paraId="06CE7036" w14:textId="77777777" w:rsidR="00B648B5" w:rsidRDefault="00B648B5" w:rsidP="00B648B5">
            <w:pPr>
              <w:pStyle w:val="ListParagraph"/>
              <w:numPr>
                <w:ilvl w:val="0"/>
                <w:numId w:val="8"/>
              </w:numPr>
              <w:spacing w:before="40" w:after="40"/>
              <w:rPr>
                <w:rFonts w:cs="Arial"/>
                <w:sz w:val="18"/>
                <w:szCs w:val="18"/>
              </w:rPr>
            </w:pPr>
            <w:r>
              <w:rPr>
                <w:rFonts w:cs="Arial"/>
                <w:sz w:val="18"/>
                <w:szCs w:val="18"/>
              </w:rPr>
              <w:t>Removal of mosquito fish from the lake</w:t>
            </w:r>
          </w:p>
          <w:p w14:paraId="38B38E93" w14:textId="77777777" w:rsidR="00B648B5" w:rsidRPr="00FF521B" w:rsidRDefault="00B648B5" w:rsidP="00B648B5">
            <w:pPr>
              <w:pStyle w:val="ListParagraph"/>
              <w:numPr>
                <w:ilvl w:val="0"/>
                <w:numId w:val="8"/>
              </w:numPr>
              <w:spacing w:before="40" w:after="40"/>
              <w:rPr>
                <w:rFonts w:cs="Arial"/>
                <w:sz w:val="18"/>
                <w:szCs w:val="18"/>
              </w:rPr>
            </w:pPr>
            <w:r>
              <w:rPr>
                <w:rFonts w:cs="Arial"/>
                <w:sz w:val="18"/>
                <w:szCs w:val="18"/>
              </w:rPr>
              <w:t>Maintenance of high species richness of aquatic macroinvertebrates, macrophytes and sedge vegetation</w:t>
            </w:r>
          </w:p>
        </w:tc>
        <w:tc>
          <w:tcPr>
            <w:tcW w:w="534" w:type="pct"/>
            <w:vAlign w:val="center"/>
          </w:tcPr>
          <w:p w14:paraId="5B7177C4" w14:textId="77777777" w:rsidR="00B648B5" w:rsidRPr="00FF521B" w:rsidRDefault="00B648B5" w:rsidP="00B648B5">
            <w:pPr>
              <w:spacing w:before="40" w:after="40"/>
              <w:rPr>
                <w:rFonts w:cs="Arial"/>
                <w:sz w:val="18"/>
                <w:szCs w:val="18"/>
              </w:rPr>
            </w:pPr>
            <w:r w:rsidRPr="00FF521B">
              <w:rPr>
                <w:rFonts w:cs="Arial"/>
                <w:sz w:val="18"/>
                <w:szCs w:val="18"/>
              </w:rPr>
              <w:t>6162578 (staff 1944)</w:t>
            </w:r>
          </w:p>
        </w:tc>
        <w:tc>
          <w:tcPr>
            <w:tcW w:w="437" w:type="pct"/>
            <w:vAlign w:val="center"/>
          </w:tcPr>
          <w:p w14:paraId="2B0C764B" w14:textId="77777777" w:rsidR="00B648B5" w:rsidRPr="00FF521B" w:rsidRDefault="00B648B5" w:rsidP="00B648B5">
            <w:pPr>
              <w:spacing w:before="40" w:after="40"/>
              <w:jc w:val="center"/>
              <w:rPr>
                <w:rFonts w:cs="Arial"/>
                <w:sz w:val="18"/>
                <w:szCs w:val="18"/>
              </w:rPr>
            </w:pPr>
            <w:r w:rsidRPr="00FF521B">
              <w:rPr>
                <w:rFonts w:cs="Arial"/>
                <w:sz w:val="18"/>
                <w:szCs w:val="18"/>
              </w:rPr>
              <w:t>44.2</w:t>
            </w:r>
          </w:p>
          <w:p w14:paraId="1822D7CA" w14:textId="77777777" w:rsidR="00B648B5" w:rsidRPr="00FF521B" w:rsidRDefault="00B648B5" w:rsidP="00B648B5">
            <w:pPr>
              <w:spacing w:before="40" w:after="40"/>
              <w:jc w:val="center"/>
              <w:rPr>
                <w:rFonts w:cs="Arial"/>
                <w:sz w:val="18"/>
                <w:szCs w:val="18"/>
              </w:rPr>
            </w:pPr>
            <w:r w:rsidRPr="00FF521B">
              <w:rPr>
                <w:rFonts w:cs="Arial"/>
                <w:sz w:val="18"/>
                <w:szCs w:val="18"/>
              </w:rPr>
              <w:t>(minimum peak)</w:t>
            </w:r>
          </w:p>
        </w:tc>
        <w:tc>
          <w:tcPr>
            <w:tcW w:w="437" w:type="pct"/>
            <w:vAlign w:val="center"/>
          </w:tcPr>
          <w:p w14:paraId="0BBD313C" w14:textId="77777777" w:rsidR="00B648B5" w:rsidRPr="00FF521B" w:rsidRDefault="00B648B5" w:rsidP="00B648B5">
            <w:pPr>
              <w:spacing w:before="40" w:after="40"/>
              <w:jc w:val="center"/>
              <w:rPr>
                <w:rFonts w:cs="Arial"/>
                <w:sz w:val="18"/>
                <w:szCs w:val="18"/>
              </w:rPr>
            </w:pPr>
            <w:r>
              <w:rPr>
                <w:rFonts w:cs="Arial"/>
                <w:sz w:val="18"/>
                <w:szCs w:val="18"/>
              </w:rPr>
              <w:t>44.7 (preferred peak)</w:t>
            </w:r>
          </w:p>
        </w:tc>
        <w:tc>
          <w:tcPr>
            <w:tcW w:w="1407" w:type="pct"/>
            <w:vMerge w:val="restart"/>
            <w:vAlign w:val="center"/>
          </w:tcPr>
          <w:p w14:paraId="74167DE5" w14:textId="77777777" w:rsidR="00B648B5" w:rsidRPr="00686A7E" w:rsidRDefault="00B648B5" w:rsidP="00B648B5">
            <w:pPr>
              <w:spacing w:before="40" w:after="40"/>
              <w:rPr>
                <w:rFonts w:cs="Arial"/>
                <w:sz w:val="18"/>
                <w:szCs w:val="18"/>
              </w:rPr>
            </w:pPr>
            <w:r>
              <w:rPr>
                <w:rFonts w:cs="Arial"/>
                <w:sz w:val="18"/>
                <w:szCs w:val="18"/>
              </w:rPr>
              <w:t>Lake Jandabup is artificially maintained by the Water Corporation so water levels have been reasonably stable for the last decade, although absolute minimum levels have been below the criterion most years. Low water levels caused acidification at the lake in the late 1990s but the lake recovered when the artificial maintenance regime was modified to keep the sediments wet. However, acidification of the lake remains a risk.  Lake Jandabup has always had low nutrient levels, but recent results show an increasing trend. Macroinvertebrate richness has historically been high, but recent results show changes in assemblages and more monitoring is needed to ascertain whether this is actually occurring or whether it’s a factor of fewer sites being sampled than previously.</w:t>
            </w:r>
          </w:p>
          <w:p w14:paraId="1DE8B5C0" w14:textId="77777777" w:rsidR="00B648B5" w:rsidRPr="00FF521B" w:rsidRDefault="00B648B5" w:rsidP="00B648B5">
            <w:pPr>
              <w:spacing w:before="40" w:after="40"/>
              <w:rPr>
                <w:rFonts w:cs="Arial"/>
                <w:sz w:val="18"/>
                <w:szCs w:val="18"/>
              </w:rPr>
            </w:pPr>
            <w:r>
              <w:rPr>
                <w:rFonts w:cs="Arial"/>
                <w:sz w:val="18"/>
                <w:szCs w:val="18"/>
              </w:rPr>
              <w:t xml:space="preserve">The Jandabup South vegetation transect was first monitored in 1996 and most recently in 2017-18. Vegetation at the transect is in good health overall with a low number of exotic species.  </w:t>
            </w:r>
          </w:p>
        </w:tc>
      </w:tr>
      <w:tr w:rsidR="00B648B5" w:rsidRPr="00FF521B" w14:paraId="740BF338" w14:textId="77777777" w:rsidTr="00B648B5">
        <w:trPr>
          <w:cantSplit/>
          <w:trHeight w:val="1529"/>
        </w:trPr>
        <w:tc>
          <w:tcPr>
            <w:tcW w:w="388" w:type="pct"/>
            <w:vMerge/>
            <w:vAlign w:val="center"/>
          </w:tcPr>
          <w:p w14:paraId="787BB1D2" w14:textId="77777777" w:rsidR="00B648B5" w:rsidRPr="00FF521B" w:rsidRDefault="00B648B5" w:rsidP="00B648B5">
            <w:pPr>
              <w:spacing w:before="40" w:after="40"/>
              <w:rPr>
                <w:rFonts w:cs="Arial"/>
                <w:sz w:val="18"/>
                <w:szCs w:val="18"/>
              </w:rPr>
            </w:pPr>
          </w:p>
        </w:tc>
        <w:tc>
          <w:tcPr>
            <w:tcW w:w="859" w:type="pct"/>
            <w:vMerge/>
          </w:tcPr>
          <w:p w14:paraId="3C61C4E4" w14:textId="77777777" w:rsidR="00B648B5" w:rsidRPr="00FF521B" w:rsidRDefault="00B648B5" w:rsidP="00B648B5">
            <w:pPr>
              <w:spacing w:before="40" w:after="40"/>
              <w:rPr>
                <w:rFonts w:cs="Arial"/>
                <w:sz w:val="18"/>
                <w:szCs w:val="18"/>
              </w:rPr>
            </w:pPr>
          </w:p>
        </w:tc>
        <w:tc>
          <w:tcPr>
            <w:tcW w:w="938" w:type="pct"/>
            <w:vMerge/>
            <w:vAlign w:val="center"/>
          </w:tcPr>
          <w:p w14:paraId="0DCB458F" w14:textId="77777777" w:rsidR="00B648B5" w:rsidRPr="00FF521B" w:rsidRDefault="00B648B5" w:rsidP="00B648B5">
            <w:pPr>
              <w:spacing w:before="40" w:after="40"/>
              <w:rPr>
                <w:rFonts w:cs="Arial"/>
                <w:sz w:val="18"/>
                <w:szCs w:val="18"/>
              </w:rPr>
            </w:pPr>
          </w:p>
        </w:tc>
        <w:tc>
          <w:tcPr>
            <w:tcW w:w="534" w:type="pct"/>
            <w:vAlign w:val="center"/>
          </w:tcPr>
          <w:p w14:paraId="4A38338C" w14:textId="77777777" w:rsidR="00B648B5" w:rsidRPr="00FF521B" w:rsidRDefault="00B648B5" w:rsidP="00B648B5">
            <w:pPr>
              <w:spacing w:before="40" w:after="40"/>
              <w:rPr>
                <w:rFonts w:cs="Arial"/>
                <w:sz w:val="18"/>
                <w:szCs w:val="18"/>
              </w:rPr>
            </w:pPr>
            <w:r w:rsidRPr="00FF521B">
              <w:rPr>
                <w:rFonts w:cs="Arial"/>
                <w:sz w:val="18"/>
                <w:szCs w:val="18"/>
              </w:rPr>
              <w:t>6162578 (staff 1944)</w:t>
            </w:r>
          </w:p>
        </w:tc>
        <w:tc>
          <w:tcPr>
            <w:tcW w:w="437" w:type="pct"/>
            <w:vAlign w:val="center"/>
          </w:tcPr>
          <w:p w14:paraId="691E6F54" w14:textId="77777777" w:rsidR="00B648B5" w:rsidRPr="00FF521B" w:rsidRDefault="00B648B5" w:rsidP="00B648B5">
            <w:pPr>
              <w:spacing w:before="40" w:after="40"/>
              <w:jc w:val="center"/>
              <w:rPr>
                <w:rFonts w:cs="Arial"/>
                <w:sz w:val="18"/>
                <w:szCs w:val="18"/>
              </w:rPr>
            </w:pPr>
            <w:r w:rsidRPr="00FF521B">
              <w:rPr>
                <w:rFonts w:cs="Arial"/>
                <w:sz w:val="18"/>
                <w:szCs w:val="18"/>
              </w:rPr>
              <w:t>44.3</w:t>
            </w:r>
            <w:r>
              <w:rPr>
                <w:rFonts w:cs="Arial"/>
                <w:sz w:val="18"/>
                <w:szCs w:val="18"/>
              </w:rPr>
              <w:t xml:space="preserve"> (absolute minimum)</w:t>
            </w:r>
          </w:p>
        </w:tc>
        <w:tc>
          <w:tcPr>
            <w:tcW w:w="437" w:type="pct"/>
            <w:vAlign w:val="center"/>
          </w:tcPr>
          <w:p w14:paraId="4FA1D1D1" w14:textId="77777777" w:rsidR="00B648B5" w:rsidRPr="00FF521B" w:rsidRDefault="00B648B5" w:rsidP="00B648B5">
            <w:pPr>
              <w:spacing w:before="40" w:after="40"/>
              <w:jc w:val="center"/>
              <w:rPr>
                <w:rFonts w:cs="Arial"/>
                <w:sz w:val="18"/>
                <w:szCs w:val="18"/>
              </w:rPr>
            </w:pPr>
          </w:p>
        </w:tc>
        <w:tc>
          <w:tcPr>
            <w:tcW w:w="1407" w:type="pct"/>
            <w:vMerge/>
            <w:vAlign w:val="center"/>
          </w:tcPr>
          <w:p w14:paraId="0DFB12C6" w14:textId="77777777" w:rsidR="00B648B5" w:rsidRPr="00FF521B" w:rsidRDefault="00B648B5" w:rsidP="00B648B5">
            <w:pPr>
              <w:spacing w:before="40" w:after="40"/>
              <w:rPr>
                <w:rFonts w:cs="Arial"/>
                <w:sz w:val="18"/>
                <w:szCs w:val="18"/>
              </w:rPr>
            </w:pPr>
          </w:p>
        </w:tc>
      </w:tr>
      <w:tr w:rsidR="00B648B5" w:rsidRPr="00FF521B" w14:paraId="52750E4F" w14:textId="77777777" w:rsidTr="00B648B5">
        <w:trPr>
          <w:cantSplit/>
        </w:trPr>
        <w:tc>
          <w:tcPr>
            <w:tcW w:w="388" w:type="pct"/>
            <w:vMerge w:val="restart"/>
            <w:vAlign w:val="center"/>
          </w:tcPr>
          <w:p w14:paraId="097E9B84" w14:textId="77777777" w:rsidR="00B648B5" w:rsidRPr="00FF521B" w:rsidRDefault="00B648B5" w:rsidP="00B648B5">
            <w:pPr>
              <w:spacing w:before="40" w:after="40"/>
              <w:rPr>
                <w:rFonts w:cs="Arial"/>
                <w:sz w:val="18"/>
                <w:szCs w:val="18"/>
              </w:rPr>
            </w:pPr>
            <w:r w:rsidRPr="00FF521B">
              <w:rPr>
                <w:rFonts w:cs="Arial"/>
                <w:sz w:val="18"/>
                <w:szCs w:val="18"/>
              </w:rPr>
              <w:t>Lake Nowergup</w:t>
            </w:r>
          </w:p>
        </w:tc>
        <w:tc>
          <w:tcPr>
            <w:tcW w:w="859" w:type="pct"/>
            <w:vMerge w:val="restart"/>
          </w:tcPr>
          <w:p w14:paraId="5920C748" w14:textId="77777777" w:rsidR="00B648B5" w:rsidRDefault="00B648B5" w:rsidP="00B648B5">
            <w:pPr>
              <w:spacing w:before="40" w:after="40"/>
              <w:rPr>
                <w:rFonts w:cs="Arial"/>
                <w:sz w:val="18"/>
                <w:szCs w:val="18"/>
              </w:rPr>
            </w:pPr>
            <w:r>
              <w:rPr>
                <w:rFonts w:cs="Arial"/>
                <w:sz w:val="18"/>
                <w:szCs w:val="18"/>
              </w:rPr>
              <w:t>(WAWA, 1995)</w:t>
            </w:r>
          </w:p>
          <w:p w14:paraId="5989F510" w14:textId="77777777" w:rsidR="00B648B5" w:rsidRDefault="00B648B5" w:rsidP="00B648B5">
            <w:pPr>
              <w:spacing w:before="40" w:after="40"/>
              <w:rPr>
                <w:rFonts w:cs="Arial"/>
                <w:sz w:val="18"/>
                <w:szCs w:val="18"/>
              </w:rPr>
            </w:pPr>
          </w:p>
          <w:p w14:paraId="1C8B53D6" w14:textId="77777777" w:rsidR="00B648B5" w:rsidRDefault="00B648B5" w:rsidP="00B648B5">
            <w:pPr>
              <w:pStyle w:val="ListParagraph"/>
              <w:numPr>
                <w:ilvl w:val="0"/>
                <w:numId w:val="11"/>
              </w:numPr>
              <w:spacing w:before="40" w:after="40"/>
              <w:rPr>
                <w:rFonts w:cs="Arial"/>
                <w:sz w:val="18"/>
                <w:szCs w:val="18"/>
              </w:rPr>
            </w:pPr>
            <w:r>
              <w:rPr>
                <w:rFonts w:cs="Arial"/>
                <w:sz w:val="18"/>
                <w:szCs w:val="18"/>
              </w:rPr>
              <w:t>As a permanent deep-water wetland acts as a major drought refuge for waterbirds</w:t>
            </w:r>
          </w:p>
          <w:p w14:paraId="281BF73C" w14:textId="77777777" w:rsidR="00B648B5" w:rsidRDefault="00B648B5" w:rsidP="00B648B5">
            <w:pPr>
              <w:pStyle w:val="ListParagraph"/>
              <w:numPr>
                <w:ilvl w:val="0"/>
                <w:numId w:val="11"/>
              </w:numPr>
              <w:spacing w:before="40" w:after="40"/>
              <w:rPr>
                <w:rFonts w:cs="Arial"/>
                <w:sz w:val="18"/>
                <w:szCs w:val="18"/>
              </w:rPr>
            </w:pPr>
            <w:r>
              <w:rPr>
                <w:rFonts w:cs="Arial"/>
                <w:sz w:val="18"/>
                <w:szCs w:val="18"/>
              </w:rPr>
              <w:t>Supports dependent invertebrates and fish species (one native, Swan River Goby (</w:t>
            </w:r>
            <w:r>
              <w:rPr>
                <w:rFonts w:cs="Arial"/>
                <w:i/>
                <w:sz w:val="18"/>
                <w:szCs w:val="18"/>
              </w:rPr>
              <w:t>Pseudogobius olorum</w:t>
            </w:r>
            <w:r>
              <w:rPr>
                <w:rFonts w:cs="Arial"/>
                <w:sz w:val="18"/>
                <w:szCs w:val="18"/>
              </w:rPr>
              <w:t>); and one exotic, Mosquito fish (</w:t>
            </w:r>
            <w:r>
              <w:rPr>
                <w:rFonts w:cs="Arial"/>
                <w:i/>
                <w:sz w:val="18"/>
                <w:szCs w:val="18"/>
              </w:rPr>
              <w:t>Gambusia holbrooki</w:t>
            </w:r>
            <w:r>
              <w:rPr>
                <w:rFonts w:cs="Arial"/>
                <w:sz w:val="18"/>
                <w:szCs w:val="18"/>
              </w:rPr>
              <w:t>)</w:t>
            </w:r>
          </w:p>
          <w:p w14:paraId="53E87F01" w14:textId="77777777" w:rsidR="00B648B5" w:rsidRPr="008E7C8B" w:rsidRDefault="00B648B5" w:rsidP="00B648B5">
            <w:pPr>
              <w:pStyle w:val="ListParagraph"/>
              <w:numPr>
                <w:ilvl w:val="0"/>
                <w:numId w:val="11"/>
              </w:numPr>
              <w:spacing w:before="40" w:after="40"/>
              <w:rPr>
                <w:rFonts w:cs="Arial"/>
                <w:sz w:val="18"/>
                <w:szCs w:val="18"/>
              </w:rPr>
            </w:pPr>
            <w:r>
              <w:rPr>
                <w:rFonts w:cs="Arial"/>
                <w:sz w:val="18"/>
                <w:szCs w:val="18"/>
              </w:rPr>
              <w:t>Large areas of sedges minimize impact of nutrient enrichment on aquatic fauna</w:t>
            </w:r>
          </w:p>
          <w:p w14:paraId="195D2AC6" w14:textId="77777777" w:rsidR="00B648B5" w:rsidRPr="00FF521B" w:rsidRDefault="00B648B5" w:rsidP="00B648B5">
            <w:pPr>
              <w:spacing w:before="40" w:after="40"/>
              <w:rPr>
                <w:rFonts w:cs="Arial"/>
                <w:i/>
                <w:sz w:val="18"/>
                <w:szCs w:val="18"/>
              </w:rPr>
            </w:pPr>
          </w:p>
        </w:tc>
        <w:tc>
          <w:tcPr>
            <w:tcW w:w="938" w:type="pct"/>
            <w:vMerge w:val="restart"/>
          </w:tcPr>
          <w:p w14:paraId="263EA681" w14:textId="77777777" w:rsidR="00B648B5" w:rsidRDefault="00B648B5" w:rsidP="00B648B5">
            <w:pPr>
              <w:spacing w:before="40" w:after="40"/>
              <w:rPr>
                <w:rFonts w:cs="Arial"/>
                <w:sz w:val="18"/>
                <w:szCs w:val="18"/>
              </w:rPr>
            </w:pPr>
            <w:r>
              <w:rPr>
                <w:rFonts w:cs="Arial"/>
                <w:sz w:val="18"/>
                <w:szCs w:val="18"/>
              </w:rPr>
              <w:t>(WAWA, 1995)</w:t>
            </w:r>
          </w:p>
          <w:p w14:paraId="4C865BA9" w14:textId="77777777" w:rsidR="00B648B5" w:rsidRDefault="00B648B5" w:rsidP="00B648B5">
            <w:pPr>
              <w:spacing w:before="40" w:after="40"/>
              <w:rPr>
                <w:rFonts w:cs="Arial"/>
                <w:sz w:val="18"/>
                <w:szCs w:val="18"/>
              </w:rPr>
            </w:pPr>
          </w:p>
          <w:p w14:paraId="59773018" w14:textId="77777777" w:rsidR="00B648B5" w:rsidRDefault="00B648B5" w:rsidP="00B648B5">
            <w:pPr>
              <w:pStyle w:val="ListParagraph"/>
              <w:numPr>
                <w:ilvl w:val="0"/>
                <w:numId w:val="11"/>
              </w:numPr>
              <w:spacing w:before="40" w:after="40"/>
              <w:rPr>
                <w:rFonts w:cs="Arial"/>
                <w:sz w:val="18"/>
                <w:szCs w:val="18"/>
              </w:rPr>
            </w:pPr>
            <w:r>
              <w:rPr>
                <w:rFonts w:cs="Arial"/>
                <w:sz w:val="18"/>
                <w:szCs w:val="18"/>
              </w:rPr>
              <w:t>Wildlife and conservation, scientific study and preservation of features of archaeological, historic or scientific interest</w:t>
            </w:r>
          </w:p>
          <w:p w14:paraId="4C7CF06B" w14:textId="77777777" w:rsidR="00B648B5" w:rsidRDefault="00B648B5" w:rsidP="00B648B5">
            <w:pPr>
              <w:pStyle w:val="ListParagraph"/>
              <w:numPr>
                <w:ilvl w:val="0"/>
                <w:numId w:val="11"/>
              </w:numPr>
              <w:spacing w:before="40" w:after="40"/>
              <w:rPr>
                <w:rFonts w:cs="Arial"/>
                <w:sz w:val="18"/>
                <w:szCs w:val="18"/>
              </w:rPr>
            </w:pPr>
            <w:r>
              <w:rPr>
                <w:rFonts w:cs="Arial"/>
                <w:sz w:val="18"/>
                <w:szCs w:val="18"/>
              </w:rPr>
              <w:t>Maintain the existing areas of fringing sedge vegetation</w:t>
            </w:r>
          </w:p>
          <w:p w14:paraId="702021B1" w14:textId="77777777" w:rsidR="00B648B5" w:rsidRDefault="00B648B5" w:rsidP="00B648B5">
            <w:pPr>
              <w:pStyle w:val="ListParagraph"/>
              <w:numPr>
                <w:ilvl w:val="0"/>
                <w:numId w:val="11"/>
              </w:numPr>
              <w:spacing w:before="40" w:after="40"/>
              <w:rPr>
                <w:rFonts w:cs="Arial"/>
                <w:sz w:val="18"/>
                <w:szCs w:val="18"/>
              </w:rPr>
            </w:pPr>
            <w:r>
              <w:rPr>
                <w:rFonts w:cs="Arial"/>
                <w:sz w:val="18"/>
                <w:szCs w:val="18"/>
              </w:rPr>
              <w:t>Maintain deep, permanent water as a bird habitat and drought refuge and to protect aquatic invertebrates and fish dependent on permanent water</w:t>
            </w:r>
          </w:p>
          <w:p w14:paraId="1BB987ED" w14:textId="77777777" w:rsidR="00B648B5" w:rsidRDefault="00B648B5" w:rsidP="00B648B5">
            <w:pPr>
              <w:pStyle w:val="ListParagraph"/>
              <w:numPr>
                <w:ilvl w:val="0"/>
                <w:numId w:val="11"/>
              </w:numPr>
              <w:spacing w:before="40" w:after="40"/>
              <w:rPr>
                <w:rFonts w:cs="Arial"/>
                <w:sz w:val="18"/>
                <w:szCs w:val="18"/>
              </w:rPr>
            </w:pPr>
            <w:r>
              <w:rPr>
                <w:rFonts w:cs="Arial"/>
                <w:sz w:val="18"/>
                <w:szCs w:val="18"/>
              </w:rPr>
              <w:t xml:space="preserve">Maintain the existing extent of </w:t>
            </w:r>
            <w:r>
              <w:rPr>
                <w:rFonts w:cs="Arial"/>
                <w:i/>
                <w:sz w:val="18"/>
                <w:szCs w:val="18"/>
              </w:rPr>
              <w:t>Baumea</w:t>
            </w:r>
            <w:r>
              <w:rPr>
                <w:rFonts w:cs="Arial"/>
                <w:sz w:val="18"/>
                <w:szCs w:val="18"/>
              </w:rPr>
              <w:t xml:space="preserve"> fringe between </w:t>
            </w:r>
            <w:r>
              <w:rPr>
                <w:rFonts w:cs="Arial"/>
                <w:i/>
                <w:sz w:val="18"/>
                <w:szCs w:val="18"/>
              </w:rPr>
              <w:t xml:space="preserve">Typha </w:t>
            </w:r>
            <w:r>
              <w:rPr>
                <w:rFonts w:cs="Arial"/>
                <w:sz w:val="18"/>
                <w:szCs w:val="18"/>
              </w:rPr>
              <w:t>stands and the fringing woodland</w:t>
            </w:r>
          </w:p>
          <w:p w14:paraId="37A0560E" w14:textId="77777777" w:rsidR="00B648B5" w:rsidRPr="00375269" w:rsidRDefault="00B648B5" w:rsidP="00B648B5">
            <w:pPr>
              <w:pStyle w:val="ListParagraph"/>
              <w:numPr>
                <w:ilvl w:val="0"/>
                <w:numId w:val="11"/>
              </w:numPr>
              <w:spacing w:before="40" w:after="40"/>
              <w:rPr>
                <w:rFonts w:cs="Arial"/>
                <w:sz w:val="18"/>
                <w:szCs w:val="18"/>
              </w:rPr>
            </w:pPr>
            <w:r>
              <w:rPr>
                <w:rFonts w:cs="Arial"/>
                <w:sz w:val="18"/>
                <w:szCs w:val="18"/>
              </w:rPr>
              <w:t>Provide some area of wading bird habitat at the end of summer, although it is recognized that this is limited by the shape of the wetland.</w:t>
            </w:r>
          </w:p>
        </w:tc>
        <w:tc>
          <w:tcPr>
            <w:tcW w:w="534" w:type="pct"/>
            <w:vAlign w:val="center"/>
          </w:tcPr>
          <w:p w14:paraId="1D123174" w14:textId="77777777" w:rsidR="00B648B5" w:rsidRPr="00FF521B" w:rsidRDefault="00B648B5" w:rsidP="00B648B5">
            <w:pPr>
              <w:spacing w:before="40" w:after="40"/>
              <w:rPr>
                <w:rFonts w:cs="Arial"/>
                <w:sz w:val="18"/>
                <w:szCs w:val="18"/>
              </w:rPr>
            </w:pPr>
            <w:r w:rsidRPr="00FF521B">
              <w:rPr>
                <w:rFonts w:cs="Arial"/>
                <w:sz w:val="18"/>
                <w:szCs w:val="18"/>
              </w:rPr>
              <w:t>6162567 (staff 8756) for Ministerial criteria</w:t>
            </w:r>
          </w:p>
        </w:tc>
        <w:tc>
          <w:tcPr>
            <w:tcW w:w="437" w:type="pct"/>
            <w:vMerge w:val="restart"/>
            <w:vAlign w:val="center"/>
          </w:tcPr>
          <w:p w14:paraId="5DFFE4DD" w14:textId="77777777" w:rsidR="00B648B5" w:rsidRPr="00FF521B" w:rsidRDefault="00B648B5" w:rsidP="00B648B5">
            <w:pPr>
              <w:spacing w:before="40" w:after="40"/>
              <w:jc w:val="center"/>
              <w:rPr>
                <w:rFonts w:cs="Arial"/>
                <w:sz w:val="18"/>
                <w:szCs w:val="18"/>
              </w:rPr>
            </w:pPr>
            <w:r w:rsidRPr="00FF521B">
              <w:rPr>
                <w:rFonts w:cs="Arial"/>
                <w:sz w:val="18"/>
                <w:szCs w:val="18"/>
              </w:rPr>
              <w:t>16.8</w:t>
            </w:r>
            <w:r w:rsidRPr="00FF521B">
              <w:rPr>
                <w:rFonts w:cs="Arial"/>
                <w:sz w:val="18"/>
                <w:szCs w:val="18"/>
              </w:rPr>
              <w:br/>
              <w:t>(minimum peak)</w:t>
            </w:r>
          </w:p>
        </w:tc>
        <w:tc>
          <w:tcPr>
            <w:tcW w:w="437" w:type="pct"/>
            <w:vMerge w:val="restart"/>
            <w:vAlign w:val="center"/>
          </w:tcPr>
          <w:p w14:paraId="3CFBD531" w14:textId="77777777" w:rsidR="00B648B5" w:rsidRPr="00FF521B" w:rsidRDefault="00B648B5" w:rsidP="00B648B5">
            <w:pPr>
              <w:spacing w:before="40" w:after="40"/>
              <w:jc w:val="center"/>
              <w:rPr>
                <w:rFonts w:cs="Arial"/>
                <w:sz w:val="18"/>
                <w:szCs w:val="18"/>
              </w:rPr>
            </w:pPr>
            <w:r>
              <w:rPr>
                <w:rFonts w:cs="Arial"/>
                <w:sz w:val="18"/>
                <w:szCs w:val="18"/>
              </w:rPr>
              <w:t>17.0 (preferred peak)</w:t>
            </w:r>
          </w:p>
        </w:tc>
        <w:tc>
          <w:tcPr>
            <w:tcW w:w="1407" w:type="pct"/>
            <w:vMerge w:val="restart"/>
            <w:vAlign w:val="center"/>
          </w:tcPr>
          <w:p w14:paraId="242E89A7" w14:textId="77777777" w:rsidR="00B648B5" w:rsidRDefault="00B648B5" w:rsidP="00B648B5">
            <w:pPr>
              <w:spacing w:before="40" w:after="40"/>
              <w:rPr>
                <w:rFonts w:cs="Arial"/>
                <w:sz w:val="18"/>
                <w:szCs w:val="18"/>
              </w:rPr>
            </w:pPr>
            <w:r>
              <w:rPr>
                <w:rFonts w:cs="Arial"/>
                <w:sz w:val="18"/>
                <w:szCs w:val="18"/>
              </w:rPr>
              <w:t xml:space="preserve">Lake Nowergup is artificially maintained by the department. It has been non-compliant with the absolute minimum peak water level criterion for most of the last two decades. Surface water levels at the lake have declined by around two metres since monitoring began in the early 1970s. The lake used to be one of the deepest on the Swan Coastal Plain. Water level declines have reduced the size of the lake and altered the fringing vegetation. Macroinvertebrate richness has reduced over the monitoring period, mainly because of the loss of fringing macrophyte habitats. Nutrient concentrations are increasing and levels are cause for concern. </w:t>
            </w:r>
          </w:p>
          <w:p w14:paraId="28637EC5" w14:textId="77777777" w:rsidR="00B648B5" w:rsidRDefault="00B648B5" w:rsidP="00B648B5">
            <w:pPr>
              <w:spacing w:before="40" w:after="40"/>
              <w:rPr>
                <w:rFonts w:cs="Arial"/>
                <w:sz w:val="18"/>
                <w:szCs w:val="18"/>
              </w:rPr>
            </w:pPr>
            <w:r>
              <w:rPr>
                <w:rFonts w:cs="Arial"/>
                <w:sz w:val="18"/>
                <w:szCs w:val="18"/>
              </w:rPr>
              <w:t>Two vegetation transects were established at Lake Nowergup in 1996 and the southern transect was most recently monitored in 2018. Vegetation in both transects is in poor condition, particularly the southern transect. In 2000 and 2002 there were a large number of deaths of fringing tree species when water levels exceeded a threshold. There is a high abundance of exotic species in both transects.</w:t>
            </w:r>
          </w:p>
          <w:p w14:paraId="0C0320C3" w14:textId="77777777" w:rsidR="00B648B5" w:rsidRPr="00FF521B" w:rsidRDefault="00B648B5" w:rsidP="00B648B5">
            <w:pPr>
              <w:spacing w:before="40" w:after="40"/>
              <w:rPr>
                <w:rFonts w:cs="Arial"/>
                <w:sz w:val="18"/>
                <w:szCs w:val="18"/>
              </w:rPr>
            </w:pPr>
          </w:p>
          <w:p w14:paraId="6F0CA078" w14:textId="77777777" w:rsidR="00B648B5" w:rsidRPr="00FF521B" w:rsidRDefault="00B648B5" w:rsidP="00B648B5">
            <w:pPr>
              <w:spacing w:before="40" w:after="40"/>
              <w:rPr>
                <w:rFonts w:cs="Arial"/>
                <w:sz w:val="18"/>
                <w:szCs w:val="18"/>
              </w:rPr>
            </w:pPr>
          </w:p>
        </w:tc>
      </w:tr>
      <w:tr w:rsidR="00B648B5" w:rsidRPr="00FF521B" w14:paraId="319BFED9" w14:textId="77777777" w:rsidTr="00B648B5">
        <w:trPr>
          <w:cantSplit/>
        </w:trPr>
        <w:tc>
          <w:tcPr>
            <w:tcW w:w="388" w:type="pct"/>
            <w:vMerge/>
            <w:vAlign w:val="center"/>
          </w:tcPr>
          <w:p w14:paraId="6FB2CA22" w14:textId="77777777" w:rsidR="00B648B5" w:rsidRPr="00FF521B" w:rsidRDefault="00B648B5" w:rsidP="00B648B5">
            <w:pPr>
              <w:spacing w:before="40" w:after="40"/>
              <w:rPr>
                <w:rFonts w:cs="Arial"/>
                <w:sz w:val="18"/>
                <w:szCs w:val="18"/>
              </w:rPr>
            </w:pPr>
          </w:p>
        </w:tc>
        <w:tc>
          <w:tcPr>
            <w:tcW w:w="859" w:type="pct"/>
            <w:vMerge/>
          </w:tcPr>
          <w:p w14:paraId="39016799" w14:textId="77777777" w:rsidR="00B648B5" w:rsidRPr="00FF521B" w:rsidRDefault="00B648B5" w:rsidP="00B648B5">
            <w:pPr>
              <w:spacing w:before="40" w:after="40"/>
              <w:rPr>
                <w:rFonts w:cs="Arial"/>
                <w:sz w:val="18"/>
                <w:szCs w:val="18"/>
              </w:rPr>
            </w:pPr>
          </w:p>
        </w:tc>
        <w:tc>
          <w:tcPr>
            <w:tcW w:w="938" w:type="pct"/>
            <w:vMerge/>
            <w:vAlign w:val="center"/>
          </w:tcPr>
          <w:p w14:paraId="05F02C22" w14:textId="77777777" w:rsidR="00B648B5" w:rsidRPr="00FF521B" w:rsidRDefault="00B648B5" w:rsidP="00B648B5">
            <w:pPr>
              <w:spacing w:before="40" w:after="40"/>
              <w:rPr>
                <w:rFonts w:cs="Arial"/>
                <w:sz w:val="18"/>
                <w:szCs w:val="18"/>
              </w:rPr>
            </w:pPr>
          </w:p>
        </w:tc>
        <w:tc>
          <w:tcPr>
            <w:tcW w:w="534" w:type="pct"/>
            <w:vAlign w:val="center"/>
          </w:tcPr>
          <w:p w14:paraId="69D9B5C4" w14:textId="77777777" w:rsidR="00B648B5" w:rsidRPr="00FF521B" w:rsidRDefault="00B648B5" w:rsidP="00B648B5">
            <w:pPr>
              <w:spacing w:before="40" w:after="40"/>
              <w:rPr>
                <w:rFonts w:cs="Arial"/>
                <w:sz w:val="18"/>
                <w:szCs w:val="18"/>
              </w:rPr>
            </w:pPr>
          </w:p>
        </w:tc>
        <w:tc>
          <w:tcPr>
            <w:tcW w:w="437" w:type="pct"/>
            <w:vMerge/>
            <w:vAlign w:val="center"/>
          </w:tcPr>
          <w:p w14:paraId="601F20DA" w14:textId="77777777" w:rsidR="00B648B5" w:rsidRPr="00FF521B" w:rsidRDefault="00B648B5" w:rsidP="00B648B5">
            <w:pPr>
              <w:spacing w:before="40" w:after="40"/>
              <w:jc w:val="center"/>
              <w:rPr>
                <w:rFonts w:cs="Arial"/>
                <w:sz w:val="18"/>
                <w:szCs w:val="18"/>
              </w:rPr>
            </w:pPr>
          </w:p>
        </w:tc>
        <w:tc>
          <w:tcPr>
            <w:tcW w:w="437" w:type="pct"/>
            <w:vMerge/>
            <w:vAlign w:val="center"/>
          </w:tcPr>
          <w:p w14:paraId="253C46AE" w14:textId="77777777" w:rsidR="00B648B5" w:rsidRPr="00FF521B" w:rsidRDefault="00B648B5" w:rsidP="00B648B5">
            <w:pPr>
              <w:spacing w:before="40" w:after="40"/>
              <w:jc w:val="center"/>
              <w:rPr>
                <w:rFonts w:cs="Arial"/>
                <w:sz w:val="18"/>
                <w:szCs w:val="18"/>
              </w:rPr>
            </w:pPr>
          </w:p>
        </w:tc>
        <w:tc>
          <w:tcPr>
            <w:tcW w:w="1407" w:type="pct"/>
            <w:vMerge/>
            <w:vAlign w:val="center"/>
          </w:tcPr>
          <w:p w14:paraId="147041E1" w14:textId="77777777" w:rsidR="00B648B5" w:rsidRPr="00FF521B" w:rsidRDefault="00B648B5" w:rsidP="00B648B5">
            <w:pPr>
              <w:spacing w:before="40" w:after="40"/>
              <w:rPr>
                <w:rFonts w:cs="Arial"/>
                <w:sz w:val="18"/>
                <w:szCs w:val="18"/>
              </w:rPr>
            </w:pPr>
          </w:p>
        </w:tc>
      </w:tr>
      <w:tr w:rsidR="00B648B5" w:rsidRPr="00FF521B" w14:paraId="2D7E5F17" w14:textId="77777777" w:rsidTr="00B648B5">
        <w:trPr>
          <w:cantSplit/>
        </w:trPr>
        <w:tc>
          <w:tcPr>
            <w:tcW w:w="388" w:type="pct"/>
            <w:vAlign w:val="center"/>
          </w:tcPr>
          <w:p w14:paraId="488CA7D1" w14:textId="77777777" w:rsidR="00B648B5" w:rsidRPr="00FF521B" w:rsidRDefault="00B648B5" w:rsidP="00B648B5">
            <w:pPr>
              <w:spacing w:before="40" w:after="40"/>
              <w:rPr>
                <w:rFonts w:cs="Arial"/>
                <w:sz w:val="18"/>
                <w:szCs w:val="18"/>
              </w:rPr>
            </w:pPr>
            <w:r w:rsidRPr="00FF521B">
              <w:rPr>
                <w:rFonts w:cs="Arial"/>
                <w:sz w:val="18"/>
                <w:szCs w:val="18"/>
              </w:rPr>
              <w:t>Lake Wilgarup</w:t>
            </w:r>
          </w:p>
        </w:tc>
        <w:tc>
          <w:tcPr>
            <w:tcW w:w="859" w:type="pct"/>
          </w:tcPr>
          <w:p w14:paraId="570EE6B9" w14:textId="77777777" w:rsidR="00B648B5" w:rsidRDefault="00B648B5" w:rsidP="00B648B5">
            <w:pPr>
              <w:spacing w:before="40" w:after="40"/>
              <w:rPr>
                <w:rFonts w:cs="Arial"/>
                <w:sz w:val="18"/>
                <w:szCs w:val="18"/>
              </w:rPr>
            </w:pPr>
            <w:r>
              <w:rPr>
                <w:rFonts w:cs="Arial"/>
                <w:sz w:val="18"/>
                <w:szCs w:val="18"/>
              </w:rPr>
              <w:t>(WAWA, 1995)</w:t>
            </w:r>
          </w:p>
          <w:p w14:paraId="71B63353" w14:textId="77777777" w:rsidR="00B648B5" w:rsidRDefault="00B648B5" w:rsidP="00B648B5">
            <w:pPr>
              <w:spacing w:before="40" w:after="40"/>
              <w:rPr>
                <w:rFonts w:cs="Arial"/>
                <w:sz w:val="18"/>
                <w:szCs w:val="18"/>
              </w:rPr>
            </w:pPr>
          </w:p>
          <w:p w14:paraId="75DBFB79" w14:textId="77777777" w:rsidR="00B648B5" w:rsidRDefault="00B648B5" w:rsidP="00B648B5">
            <w:pPr>
              <w:pStyle w:val="ListParagraph"/>
              <w:numPr>
                <w:ilvl w:val="0"/>
                <w:numId w:val="11"/>
              </w:numPr>
              <w:spacing w:before="40" w:after="40"/>
              <w:rPr>
                <w:rFonts w:cs="Arial"/>
                <w:sz w:val="18"/>
                <w:szCs w:val="18"/>
              </w:rPr>
            </w:pPr>
            <w:r>
              <w:rPr>
                <w:rFonts w:cs="Arial"/>
                <w:sz w:val="18"/>
                <w:szCs w:val="18"/>
              </w:rPr>
              <w:t>One of few remaining undisturbed wetlands within the region</w:t>
            </w:r>
          </w:p>
          <w:p w14:paraId="134B48C5" w14:textId="77777777" w:rsidR="00B648B5" w:rsidRDefault="00B648B5" w:rsidP="00B648B5">
            <w:pPr>
              <w:pStyle w:val="ListParagraph"/>
              <w:numPr>
                <w:ilvl w:val="0"/>
                <w:numId w:val="11"/>
              </w:numPr>
              <w:spacing w:before="40" w:after="40"/>
              <w:rPr>
                <w:rFonts w:cs="Arial"/>
                <w:sz w:val="18"/>
                <w:szCs w:val="18"/>
              </w:rPr>
            </w:pPr>
            <w:r>
              <w:rPr>
                <w:rFonts w:cs="Arial"/>
                <w:sz w:val="18"/>
                <w:szCs w:val="18"/>
              </w:rPr>
              <w:t>Rich and unusual vegetation (dense monospecific stands of sedges)</w:t>
            </w:r>
          </w:p>
          <w:p w14:paraId="4A337220" w14:textId="77777777" w:rsidR="00B648B5" w:rsidRPr="008E7C8B" w:rsidRDefault="00B648B5" w:rsidP="00B648B5">
            <w:pPr>
              <w:pStyle w:val="ListParagraph"/>
              <w:numPr>
                <w:ilvl w:val="0"/>
                <w:numId w:val="11"/>
              </w:numPr>
              <w:spacing w:before="40" w:after="40"/>
              <w:rPr>
                <w:rFonts w:cs="Arial"/>
                <w:sz w:val="18"/>
                <w:szCs w:val="18"/>
              </w:rPr>
            </w:pPr>
            <w:r>
              <w:rPr>
                <w:rFonts w:cs="Arial"/>
                <w:sz w:val="18"/>
                <w:szCs w:val="18"/>
              </w:rPr>
              <w:t>Likely to support diverse fauna</w:t>
            </w:r>
          </w:p>
          <w:p w14:paraId="32AE172F" w14:textId="77777777" w:rsidR="00B648B5" w:rsidRPr="008E7C8B" w:rsidRDefault="00B648B5" w:rsidP="00B648B5">
            <w:pPr>
              <w:spacing w:before="40" w:after="40"/>
              <w:rPr>
                <w:rFonts w:cs="Arial"/>
                <w:sz w:val="18"/>
                <w:szCs w:val="18"/>
              </w:rPr>
            </w:pPr>
          </w:p>
        </w:tc>
        <w:tc>
          <w:tcPr>
            <w:tcW w:w="938" w:type="pct"/>
            <w:vAlign w:val="center"/>
          </w:tcPr>
          <w:p w14:paraId="5BBC2C95" w14:textId="77777777" w:rsidR="00B648B5" w:rsidRDefault="00B648B5" w:rsidP="00B648B5">
            <w:pPr>
              <w:spacing w:before="40" w:after="40"/>
              <w:rPr>
                <w:rFonts w:cs="Arial"/>
                <w:sz w:val="18"/>
                <w:szCs w:val="18"/>
              </w:rPr>
            </w:pPr>
            <w:r>
              <w:rPr>
                <w:rFonts w:cs="Arial"/>
                <w:sz w:val="18"/>
                <w:szCs w:val="18"/>
              </w:rPr>
              <w:t>(WAWA, 1995)</w:t>
            </w:r>
          </w:p>
          <w:p w14:paraId="5D07270B" w14:textId="77777777" w:rsidR="00B648B5" w:rsidRDefault="00B648B5" w:rsidP="00B648B5">
            <w:pPr>
              <w:pStyle w:val="ListParagraph"/>
              <w:numPr>
                <w:ilvl w:val="0"/>
                <w:numId w:val="12"/>
              </w:numPr>
              <w:spacing w:before="40" w:after="40"/>
              <w:rPr>
                <w:rFonts w:cs="Arial"/>
                <w:sz w:val="18"/>
                <w:szCs w:val="18"/>
              </w:rPr>
            </w:pPr>
            <w:r>
              <w:rPr>
                <w:rFonts w:cs="Arial"/>
                <w:sz w:val="18"/>
                <w:szCs w:val="18"/>
              </w:rPr>
              <w:t>Maintain the environmental quality of Lake Wilgarup</w:t>
            </w:r>
          </w:p>
          <w:p w14:paraId="7671C5CE" w14:textId="77777777" w:rsidR="00B648B5" w:rsidRPr="008E7C8B" w:rsidRDefault="00B648B5" w:rsidP="00B648B5">
            <w:pPr>
              <w:pStyle w:val="ListParagraph"/>
              <w:numPr>
                <w:ilvl w:val="0"/>
                <w:numId w:val="12"/>
              </w:numPr>
              <w:spacing w:before="40" w:after="40"/>
              <w:rPr>
                <w:rFonts w:cs="Arial"/>
                <w:sz w:val="18"/>
                <w:szCs w:val="18"/>
              </w:rPr>
            </w:pPr>
            <w:r>
              <w:rPr>
                <w:rFonts w:cs="Arial"/>
                <w:sz w:val="18"/>
                <w:szCs w:val="18"/>
              </w:rPr>
              <w:t>Maintain the existing extent and variety of wetland vegetation</w:t>
            </w:r>
          </w:p>
        </w:tc>
        <w:tc>
          <w:tcPr>
            <w:tcW w:w="534" w:type="pct"/>
            <w:vAlign w:val="center"/>
          </w:tcPr>
          <w:p w14:paraId="05BE76DC" w14:textId="77777777" w:rsidR="00B648B5" w:rsidRPr="00FF521B" w:rsidRDefault="00B648B5" w:rsidP="00B648B5">
            <w:pPr>
              <w:spacing w:before="40" w:after="40"/>
              <w:rPr>
                <w:rFonts w:cs="Arial"/>
                <w:sz w:val="18"/>
                <w:szCs w:val="18"/>
              </w:rPr>
            </w:pPr>
            <w:r w:rsidRPr="00FF521B">
              <w:rPr>
                <w:rFonts w:cs="Arial"/>
                <w:sz w:val="18"/>
                <w:szCs w:val="18"/>
              </w:rPr>
              <w:t>61618500 (Wilgarup Lake bore)</w:t>
            </w:r>
          </w:p>
        </w:tc>
        <w:tc>
          <w:tcPr>
            <w:tcW w:w="437" w:type="pct"/>
            <w:vAlign w:val="center"/>
          </w:tcPr>
          <w:p w14:paraId="76E295AF" w14:textId="77777777" w:rsidR="00B648B5" w:rsidRDefault="00B648B5" w:rsidP="00B648B5">
            <w:pPr>
              <w:spacing w:before="40" w:after="40"/>
              <w:jc w:val="center"/>
              <w:rPr>
                <w:rFonts w:cs="Arial"/>
                <w:sz w:val="18"/>
                <w:szCs w:val="18"/>
              </w:rPr>
            </w:pPr>
            <w:r>
              <w:rPr>
                <w:rFonts w:cs="Arial"/>
                <w:sz w:val="18"/>
                <w:szCs w:val="18"/>
              </w:rPr>
              <w:t xml:space="preserve">4.5 </w:t>
            </w:r>
          </w:p>
          <w:p w14:paraId="6D954A84" w14:textId="77777777" w:rsidR="00B648B5" w:rsidRDefault="00B648B5" w:rsidP="00B648B5">
            <w:pPr>
              <w:spacing w:before="40" w:after="40"/>
              <w:jc w:val="center"/>
              <w:rPr>
                <w:rFonts w:cs="Arial"/>
                <w:sz w:val="18"/>
                <w:szCs w:val="18"/>
              </w:rPr>
            </w:pPr>
          </w:p>
          <w:p w14:paraId="1358922E" w14:textId="77777777" w:rsidR="00B648B5" w:rsidRDefault="00B648B5" w:rsidP="00B648B5">
            <w:pPr>
              <w:spacing w:before="40" w:after="40"/>
              <w:jc w:val="center"/>
              <w:rPr>
                <w:rFonts w:cs="Arial"/>
                <w:sz w:val="18"/>
                <w:szCs w:val="18"/>
              </w:rPr>
            </w:pPr>
          </w:p>
          <w:p w14:paraId="47ECBBAA" w14:textId="77777777" w:rsidR="00B648B5" w:rsidRPr="00FF521B" w:rsidRDefault="00B648B5" w:rsidP="00B648B5">
            <w:pPr>
              <w:spacing w:before="40" w:after="40"/>
              <w:jc w:val="center"/>
              <w:rPr>
                <w:rFonts w:cs="Arial"/>
                <w:sz w:val="18"/>
                <w:szCs w:val="18"/>
              </w:rPr>
            </w:pPr>
            <w:r>
              <w:rPr>
                <w:rFonts w:cs="Arial"/>
                <w:sz w:val="18"/>
                <w:szCs w:val="18"/>
              </w:rPr>
              <w:t>5.65 (spring peak)</w:t>
            </w:r>
          </w:p>
        </w:tc>
        <w:tc>
          <w:tcPr>
            <w:tcW w:w="437" w:type="pct"/>
            <w:vAlign w:val="center"/>
          </w:tcPr>
          <w:p w14:paraId="5FE83123" w14:textId="77777777" w:rsidR="00B648B5" w:rsidRDefault="00B648B5" w:rsidP="00B648B5">
            <w:pPr>
              <w:spacing w:before="40" w:after="40"/>
              <w:jc w:val="center"/>
              <w:rPr>
                <w:rFonts w:cs="Arial"/>
                <w:sz w:val="18"/>
                <w:szCs w:val="18"/>
              </w:rPr>
            </w:pPr>
            <w:r>
              <w:rPr>
                <w:rFonts w:cs="Arial"/>
                <w:sz w:val="18"/>
                <w:szCs w:val="18"/>
              </w:rPr>
              <w:t>4.8</w:t>
            </w:r>
          </w:p>
          <w:p w14:paraId="69B1F762" w14:textId="77777777" w:rsidR="00B648B5" w:rsidRDefault="00B648B5" w:rsidP="00B648B5">
            <w:pPr>
              <w:spacing w:before="40" w:after="40"/>
              <w:jc w:val="center"/>
              <w:rPr>
                <w:rFonts w:cs="Arial"/>
                <w:sz w:val="18"/>
                <w:szCs w:val="18"/>
              </w:rPr>
            </w:pPr>
          </w:p>
          <w:p w14:paraId="6B6C6B7A" w14:textId="77777777" w:rsidR="00B648B5" w:rsidRDefault="00B648B5" w:rsidP="00B648B5">
            <w:pPr>
              <w:spacing w:before="40" w:after="40"/>
              <w:jc w:val="center"/>
              <w:rPr>
                <w:rFonts w:cs="Arial"/>
                <w:sz w:val="18"/>
                <w:szCs w:val="18"/>
              </w:rPr>
            </w:pPr>
          </w:p>
          <w:p w14:paraId="39641158" w14:textId="77777777" w:rsidR="00B648B5" w:rsidRDefault="00B648B5" w:rsidP="00B648B5">
            <w:pPr>
              <w:spacing w:before="40" w:after="40"/>
              <w:jc w:val="center"/>
              <w:rPr>
                <w:rFonts w:cs="Arial"/>
                <w:sz w:val="18"/>
                <w:szCs w:val="18"/>
              </w:rPr>
            </w:pPr>
            <w:r>
              <w:rPr>
                <w:rFonts w:cs="Arial"/>
                <w:sz w:val="18"/>
                <w:szCs w:val="18"/>
              </w:rPr>
              <w:t>6.1</w:t>
            </w:r>
          </w:p>
          <w:p w14:paraId="4EFA37B5" w14:textId="77777777" w:rsidR="00B648B5" w:rsidRPr="00FF521B" w:rsidRDefault="00B648B5" w:rsidP="00B648B5">
            <w:pPr>
              <w:spacing w:before="40" w:after="40"/>
              <w:jc w:val="center"/>
              <w:rPr>
                <w:rFonts w:cs="Arial"/>
                <w:sz w:val="18"/>
                <w:szCs w:val="18"/>
              </w:rPr>
            </w:pPr>
            <w:r>
              <w:rPr>
                <w:rFonts w:cs="Arial"/>
                <w:sz w:val="18"/>
                <w:szCs w:val="18"/>
              </w:rPr>
              <w:t>(spring peak)</w:t>
            </w:r>
          </w:p>
        </w:tc>
        <w:tc>
          <w:tcPr>
            <w:tcW w:w="1407" w:type="pct"/>
            <w:vAlign w:val="center"/>
          </w:tcPr>
          <w:p w14:paraId="7037F351" w14:textId="77777777" w:rsidR="00B648B5" w:rsidRPr="00407B2C" w:rsidRDefault="00B648B5" w:rsidP="00B648B5">
            <w:pPr>
              <w:spacing w:before="40" w:after="40"/>
              <w:rPr>
                <w:rFonts w:cs="Arial"/>
                <w:sz w:val="18"/>
                <w:szCs w:val="18"/>
              </w:rPr>
            </w:pPr>
            <w:r>
              <w:rPr>
                <w:rFonts w:cs="Arial"/>
                <w:sz w:val="18"/>
                <w:szCs w:val="18"/>
              </w:rPr>
              <w:t xml:space="preserve">Lake Wigarup has been non-compliant with absolute minimum water level criteria for almost two decades. It last had water at the staff gauge in 1998 and the vegetation existing at the wetland has completely changed as a result of water level declines and a fire in 2005. It is no longer sedge-dominated and no </w:t>
            </w:r>
            <w:r>
              <w:rPr>
                <w:rFonts w:cs="Arial"/>
                <w:i/>
                <w:sz w:val="18"/>
                <w:szCs w:val="18"/>
              </w:rPr>
              <w:t xml:space="preserve">Banksia littoralis </w:t>
            </w:r>
            <w:r>
              <w:rPr>
                <w:rFonts w:cs="Arial"/>
                <w:sz w:val="18"/>
                <w:szCs w:val="18"/>
              </w:rPr>
              <w:t xml:space="preserve">have existed at the transect since the fire. Condition of </w:t>
            </w:r>
            <w:r>
              <w:rPr>
                <w:rFonts w:cs="Arial"/>
                <w:i/>
                <w:sz w:val="18"/>
                <w:szCs w:val="18"/>
              </w:rPr>
              <w:t xml:space="preserve">M. rhaphiophylla </w:t>
            </w:r>
            <w:r>
              <w:rPr>
                <w:rFonts w:cs="Arial"/>
                <w:sz w:val="18"/>
                <w:szCs w:val="18"/>
              </w:rPr>
              <w:t xml:space="preserve">remains very poor. Water quality and macroinvertebrates are no longer monitored at Lake Wilgarup as there is no longer any surface water present. The 2005 fire eroded the organic soils and left the wetland prone to acidification. Low pH levels were apparent when the wetland was last sampled in the mid-2000s.  </w:t>
            </w:r>
          </w:p>
        </w:tc>
      </w:tr>
      <w:tr w:rsidR="00B648B5" w:rsidRPr="00FF521B" w14:paraId="1208FFD5" w14:textId="77777777" w:rsidTr="00B648B5">
        <w:trPr>
          <w:cantSplit/>
        </w:trPr>
        <w:tc>
          <w:tcPr>
            <w:tcW w:w="388" w:type="pct"/>
            <w:vAlign w:val="center"/>
          </w:tcPr>
          <w:p w14:paraId="6412C826" w14:textId="77777777" w:rsidR="00B648B5" w:rsidRPr="00FF521B" w:rsidRDefault="00B648B5" w:rsidP="00B648B5">
            <w:pPr>
              <w:spacing w:before="40" w:after="40"/>
              <w:rPr>
                <w:rFonts w:cs="Arial"/>
                <w:sz w:val="18"/>
                <w:szCs w:val="18"/>
              </w:rPr>
            </w:pPr>
            <w:r w:rsidRPr="00FF521B">
              <w:rPr>
                <w:rFonts w:cs="Arial"/>
                <w:sz w:val="18"/>
                <w:szCs w:val="18"/>
              </w:rPr>
              <w:t>Pipidinny Swamp</w:t>
            </w:r>
          </w:p>
        </w:tc>
        <w:tc>
          <w:tcPr>
            <w:tcW w:w="859" w:type="pct"/>
          </w:tcPr>
          <w:p w14:paraId="3F954EFE" w14:textId="77777777" w:rsidR="00B648B5" w:rsidRPr="00FF521B" w:rsidRDefault="00B648B5" w:rsidP="00B648B5">
            <w:pPr>
              <w:spacing w:before="40" w:after="40"/>
              <w:rPr>
                <w:rFonts w:cs="Arial"/>
                <w:i/>
                <w:sz w:val="18"/>
                <w:szCs w:val="18"/>
              </w:rPr>
            </w:pPr>
          </w:p>
        </w:tc>
        <w:tc>
          <w:tcPr>
            <w:tcW w:w="938" w:type="pct"/>
            <w:vAlign w:val="center"/>
          </w:tcPr>
          <w:p w14:paraId="5E044368" w14:textId="77777777" w:rsidR="00B648B5" w:rsidRPr="00FF521B" w:rsidRDefault="00B648B5" w:rsidP="00B648B5">
            <w:pPr>
              <w:spacing w:before="40" w:after="40"/>
              <w:rPr>
                <w:rFonts w:cs="Arial"/>
                <w:i/>
                <w:sz w:val="18"/>
                <w:szCs w:val="18"/>
              </w:rPr>
            </w:pPr>
            <w:r w:rsidRPr="00FF521B">
              <w:rPr>
                <w:rFonts w:cs="Arial"/>
                <w:i/>
                <w:sz w:val="18"/>
                <w:szCs w:val="18"/>
              </w:rPr>
              <w:t>1b) Improve health</w:t>
            </w:r>
          </w:p>
          <w:p w14:paraId="649AE484" w14:textId="77777777" w:rsidR="00B648B5" w:rsidRPr="00FF521B" w:rsidRDefault="00B648B5" w:rsidP="00B648B5">
            <w:pPr>
              <w:spacing w:before="40" w:after="40"/>
              <w:rPr>
                <w:rFonts w:cs="Arial"/>
                <w:sz w:val="18"/>
                <w:szCs w:val="18"/>
              </w:rPr>
            </w:pPr>
            <w:r w:rsidRPr="00FF521B">
              <w:rPr>
                <w:rFonts w:cs="Arial"/>
                <w:sz w:val="18"/>
                <w:szCs w:val="18"/>
              </w:rPr>
              <w:t>Improve groundwater levels to:</w:t>
            </w:r>
          </w:p>
          <w:p w14:paraId="253D7FD6" w14:textId="77777777" w:rsidR="00B648B5" w:rsidRPr="00FF521B" w:rsidRDefault="00B648B5" w:rsidP="00B648B5">
            <w:pPr>
              <w:pStyle w:val="ListParagraph"/>
              <w:numPr>
                <w:ilvl w:val="0"/>
                <w:numId w:val="9"/>
              </w:numPr>
              <w:spacing w:before="40" w:after="40"/>
              <w:rPr>
                <w:rFonts w:cs="Arial"/>
                <w:sz w:val="18"/>
                <w:szCs w:val="18"/>
              </w:rPr>
            </w:pPr>
            <w:r w:rsidRPr="00FF521B">
              <w:rPr>
                <w:rFonts w:cs="Arial"/>
                <w:sz w:val="18"/>
                <w:szCs w:val="18"/>
              </w:rPr>
              <w:t>increase area of permanent deep water habitat for fauna</w:t>
            </w:r>
          </w:p>
          <w:p w14:paraId="435DED17" w14:textId="77777777" w:rsidR="00B648B5" w:rsidRPr="00FF521B" w:rsidRDefault="00B648B5" w:rsidP="00B648B5">
            <w:pPr>
              <w:pStyle w:val="ListParagraph"/>
              <w:numPr>
                <w:ilvl w:val="0"/>
                <w:numId w:val="9"/>
              </w:numPr>
              <w:spacing w:before="40" w:after="40"/>
              <w:rPr>
                <w:rFonts w:cs="Arial"/>
                <w:sz w:val="18"/>
                <w:szCs w:val="18"/>
              </w:rPr>
            </w:pPr>
            <w:r w:rsidRPr="00FF521B">
              <w:rPr>
                <w:rFonts w:cs="Arial"/>
                <w:sz w:val="18"/>
                <w:szCs w:val="18"/>
              </w:rPr>
              <w:t>maintain fringing vegetation to support a range of habitat types for macroinvertebrates.</w:t>
            </w:r>
          </w:p>
        </w:tc>
        <w:tc>
          <w:tcPr>
            <w:tcW w:w="534" w:type="pct"/>
            <w:vAlign w:val="center"/>
          </w:tcPr>
          <w:p w14:paraId="055D559D" w14:textId="77777777" w:rsidR="00B648B5" w:rsidRPr="00FF521B" w:rsidRDefault="00B648B5" w:rsidP="00B648B5">
            <w:pPr>
              <w:spacing w:before="40" w:after="40"/>
              <w:rPr>
                <w:rFonts w:cs="Arial"/>
                <w:sz w:val="18"/>
                <w:szCs w:val="18"/>
              </w:rPr>
            </w:pPr>
            <w:r w:rsidRPr="00FF521B">
              <w:rPr>
                <w:rFonts w:cs="Arial"/>
                <w:sz w:val="18"/>
                <w:szCs w:val="18"/>
              </w:rPr>
              <w:t>6162624 (staff)</w:t>
            </w:r>
          </w:p>
          <w:p w14:paraId="68AA1BBC" w14:textId="77777777" w:rsidR="00B648B5" w:rsidRPr="00FF521B" w:rsidRDefault="00B648B5" w:rsidP="00B648B5">
            <w:pPr>
              <w:spacing w:before="40" w:after="40"/>
              <w:rPr>
                <w:rFonts w:cs="Arial"/>
                <w:sz w:val="18"/>
                <w:szCs w:val="18"/>
              </w:rPr>
            </w:pPr>
            <w:r w:rsidRPr="00FF521B">
              <w:rPr>
                <w:rFonts w:cs="Arial"/>
                <w:sz w:val="18"/>
                <w:szCs w:val="18"/>
              </w:rPr>
              <w:t>61611872 (bore PIP_C)</w:t>
            </w:r>
          </w:p>
        </w:tc>
        <w:tc>
          <w:tcPr>
            <w:tcW w:w="437" w:type="pct"/>
            <w:vAlign w:val="center"/>
          </w:tcPr>
          <w:p w14:paraId="60F6E1DF" w14:textId="77777777" w:rsidR="00B648B5" w:rsidRPr="00FF521B" w:rsidRDefault="00B648B5" w:rsidP="00B648B5">
            <w:pPr>
              <w:spacing w:before="40" w:after="40"/>
              <w:jc w:val="center"/>
              <w:rPr>
                <w:rFonts w:cs="Arial"/>
                <w:sz w:val="18"/>
                <w:szCs w:val="18"/>
              </w:rPr>
            </w:pPr>
            <w:r w:rsidRPr="00FF521B">
              <w:rPr>
                <w:rFonts w:cs="Arial"/>
                <w:sz w:val="18"/>
                <w:szCs w:val="18"/>
              </w:rPr>
              <w:t>1.6</w:t>
            </w:r>
          </w:p>
        </w:tc>
        <w:tc>
          <w:tcPr>
            <w:tcW w:w="437" w:type="pct"/>
            <w:vAlign w:val="center"/>
          </w:tcPr>
          <w:p w14:paraId="7A441B66" w14:textId="77777777" w:rsidR="00B648B5" w:rsidRPr="00FF521B" w:rsidRDefault="00B648B5" w:rsidP="00B648B5">
            <w:pPr>
              <w:spacing w:before="40" w:after="40"/>
              <w:jc w:val="center"/>
              <w:rPr>
                <w:rFonts w:cs="Arial"/>
                <w:sz w:val="18"/>
                <w:szCs w:val="18"/>
              </w:rPr>
            </w:pPr>
            <w:r w:rsidRPr="00FF521B">
              <w:rPr>
                <w:rFonts w:cs="Arial"/>
                <w:sz w:val="18"/>
                <w:szCs w:val="18"/>
              </w:rPr>
              <w:t>1.0</w:t>
            </w:r>
          </w:p>
        </w:tc>
        <w:tc>
          <w:tcPr>
            <w:tcW w:w="1407" w:type="pct"/>
            <w:vAlign w:val="center"/>
          </w:tcPr>
          <w:p w14:paraId="21DC0DC5" w14:textId="77777777" w:rsidR="00B648B5" w:rsidRPr="00FF521B" w:rsidRDefault="00B648B5" w:rsidP="00B648B5">
            <w:pPr>
              <w:spacing w:before="40" w:after="40"/>
              <w:rPr>
                <w:rFonts w:cs="Arial"/>
                <w:sz w:val="18"/>
                <w:szCs w:val="18"/>
              </w:rPr>
            </w:pPr>
            <w:r>
              <w:rPr>
                <w:rFonts w:cs="Arial"/>
                <w:sz w:val="18"/>
                <w:szCs w:val="18"/>
              </w:rPr>
              <w:t>Pipidinny Swamp has been non-compliant with absolute minimum and absolute minimum peak water level criteria for at least the last decade, though compliance with the absolute minimum was not possible to confirm in some years prior to 2010 as the staff gauge could not measure levels below 2.0m AHD. In 2010 the staff gauge was improved and lower water levels could be read. No vegetation monitoring occurs at Pipidinny Swamp, but surrounding vegetation was significantly affected by a fire in 2005. Macroinvertebrate and water quality monitoring occurred in the 2000s but ceased in 2011 as the wetland was atypical and had little water.</w:t>
            </w:r>
          </w:p>
        </w:tc>
      </w:tr>
      <w:tr w:rsidR="00B648B5" w:rsidRPr="00FF521B" w14:paraId="6AB34A68" w14:textId="77777777" w:rsidTr="00B648B5">
        <w:trPr>
          <w:cantSplit/>
        </w:trPr>
        <w:tc>
          <w:tcPr>
            <w:tcW w:w="388" w:type="pct"/>
            <w:vAlign w:val="center"/>
          </w:tcPr>
          <w:p w14:paraId="7E4B49DE" w14:textId="77777777" w:rsidR="00B648B5" w:rsidRPr="00FF521B" w:rsidRDefault="00B648B5" w:rsidP="00B648B5">
            <w:pPr>
              <w:spacing w:before="40" w:after="40"/>
              <w:rPr>
                <w:rFonts w:cs="Arial"/>
                <w:sz w:val="18"/>
                <w:szCs w:val="18"/>
              </w:rPr>
            </w:pPr>
            <w:r w:rsidRPr="00FF521B">
              <w:rPr>
                <w:rFonts w:cs="Arial"/>
                <w:sz w:val="18"/>
                <w:szCs w:val="18"/>
              </w:rPr>
              <w:t>Lexia 186*</w:t>
            </w:r>
          </w:p>
        </w:tc>
        <w:tc>
          <w:tcPr>
            <w:tcW w:w="859" w:type="pct"/>
          </w:tcPr>
          <w:p w14:paraId="295DD265" w14:textId="77777777" w:rsidR="00B648B5" w:rsidRDefault="00B648B5" w:rsidP="00B648B5">
            <w:pPr>
              <w:spacing w:before="40" w:after="40"/>
              <w:rPr>
                <w:rFonts w:cs="Arial"/>
                <w:sz w:val="18"/>
                <w:szCs w:val="18"/>
              </w:rPr>
            </w:pPr>
            <w:r>
              <w:rPr>
                <w:rFonts w:cs="Arial"/>
                <w:sz w:val="18"/>
                <w:szCs w:val="18"/>
              </w:rPr>
              <w:t>(WRC, 1997)</w:t>
            </w:r>
          </w:p>
          <w:p w14:paraId="0F5D3334" w14:textId="77777777" w:rsidR="00B648B5" w:rsidRDefault="00B648B5" w:rsidP="00B648B5">
            <w:pPr>
              <w:spacing w:before="40" w:after="40"/>
              <w:rPr>
                <w:rFonts w:cs="Arial"/>
                <w:sz w:val="18"/>
                <w:szCs w:val="18"/>
              </w:rPr>
            </w:pPr>
          </w:p>
          <w:p w14:paraId="05820273" w14:textId="77777777" w:rsidR="00B648B5" w:rsidRDefault="00B648B5" w:rsidP="00B648B5">
            <w:pPr>
              <w:pStyle w:val="ListParagraph"/>
              <w:numPr>
                <w:ilvl w:val="0"/>
                <w:numId w:val="17"/>
              </w:numPr>
              <w:spacing w:before="40" w:after="40"/>
              <w:rPr>
                <w:rFonts w:cs="Arial"/>
                <w:sz w:val="18"/>
                <w:szCs w:val="18"/>
              </w:rPr>
            </w:pPr>
            <w:r>
              <w:rPr>
                <w:rFonts w:cs="Arial"/>
                <w:sz w:val="18"/>
                <w:szCs w:val="18"/>
              </w:rPr>
              <w:t>Undisturbed by typical impacts</w:t>
            </w:r>
          </w:p>
          <w:p w14:paraId="67A49DDD" w14:textId="77777777" w:rsidR="00B648B5" w:rsidRDefault="00B648B5" w:rsidP="00B648B5">
            <w:pPr>
              <w:pStyle w:val="ListParagraph"/>
              <w:numPr>
                <w:ilvl w:val="0"/>
                <w:numId w:val="17"/>
              </w:numPr>
              <w:spacing w:before="40" w:after="40"/>
              <w:rPr>
                <w:rFonts w:cs="Arial"/>
                <w:sz w:val="18"/>
                <w:szCs w:val="18"/>
              </w:rPr>
            </w:pPr>
            <w:r>
              <w:rPr>
                <w:rFonts w:cs="Arial"/>
                <w:sz w:val="18"/>
                <w:szCs w:val="18"/>
              </w:rPr>
              <w:t>Supports diverse vegetation</w:t>
            </w:r>
          </w:p>
          <w:p w14:paraId="314907F2" w14:textId="77777777" w:rsidR="00B648B5" w:rsidRPr="00836C30" w:rsidRDefault="00B648B5" w:rsidP="00B648B5">
            <w:pPr>
              <w:pStyle w:val="ListParagraph"/>
              <w:numPr>
                <w:ilvl w:val="0"/>
                <w:numId w:val="17"/>
              </w:numPr>
              <w:spacing w:before="40" w:after="40"/>
              <w:rPr>
                <w:rFonts w:cs="Arial"/>
                <w:sz w:val="18"/>
                <w:szCs w:val="18"/>
              </w:rPr>
            </w:pPr>
            <w:r>
              <w:rPr>
                <w:rFonts w:cs="Arial"/>
                <w:sz w:val="18"/>
                <w:szCs w:val="18"/>
              </w:rPr>
              <w:t>Significant fauna habitat</w:t>
            </w:r>
          </w:p>
        </w:tc>
        <w:tc>
          <w:tcPr>
            <w:tcW w:w="938" w:type="pct"/>
          </w:tcPr>
          <w:p w14:paraId="59C28E87" w14:textId="77777777" w:rsidR="00B648B5" w:rsidRDefault="00B648B5" w:rsidP="00B648B5">
            <w:pPr>
              <w:spacing w:before="40" w:after="40"/>
              <w:rPr>
                <w:rFonts w:cs="Arial"/>
                <w:sz w:val="18"/>
                <w:szCs w:val="18"/>
              </w:rPr>
            </w:pPr>
            <w:r>
              <w:rPr>
                <w:rFonts w:cs="Arial"/>
                <w:sz w:val="18"/>
                <w:szCs w:val="18"/>
              </w:rPr>
              <w:t>(WRC, 1997)</w:t>
            </w:r>
          </w:p>
          <w:p w14:paraId="17E2B30D" w14:textId="77777777" w:rsidR="00B648B5" w:rsidRDefault="00B648B5" w:rsidP="00B648B5">
            <w:pPr>
              <w:spacing w:before="40" w:after="40"/>
              <w:rPr>
                <w:rFonts w:cs="Arial"/>
                <w:sz w:val="18"/>
                <w:szCs w:val="18"/>
              </w:rPr>
            </w:pPr>
          </w:p>
          <w:p w14:paraId="6EFBC3AD" w14:textId="77777777" w:rsidR="00B648B5" w:rsidRDefault="00B648B5" w:rsidP="00B648B5">
            <w:pPr>
              <w:pStyle w:val="ListParagraph"/>
              <w:numPr>
                <w:ilvl w:val="0"/>
                <w:numId w:val="17"/>
              </w:numPr>
              <w:spacing w:before="40" w:after="40"/>
              <w:rPr>
                <w:rFonts w:cs="Arial"/>
                <w:sz w:val="18"/>
                <w:szCs w:val="18"/>
              </w:rPr>
            </w:pPr>
            <w:r>
              <w:rPr>
                <w:rFonts w:cs="Arial"/>
                <w:sz w:val="18"/>
                <w:szCs w:val="18"/>
              </w:rPr>
              <w:t>Conserve ecological values</w:t>
            </w:r>
          </w:p>
          <w:p w14:paraId="4B8EA867" w14:textId="77777777" w:rsidR="00B648B5" w:rsidRDefault="00B648B5" w:rsidP="00B648B5">
            <w:pPr>
              <w:pStyle w:val="ListParagraph"/>
              <w:numPr>
                <w:ilvl w:val="0"/>
                <w:numId w:val="17"/>
              </w:numPr>
              <w:spacing w:before="40" w:after="40"/>
              <w:rPr>
                <w:rFonts w:cs="Arial"/>
                <w:sz w:val="18"/>
                <w:szCs w:val="18"/>
              </w:rPr>
            </w:pPr>
            <w:r>
              <w:rPr>
                <w:rFonts w:cs="Arial"/>
                <w:sz w:val="18"/>
                <w:szCs w:val="18"/>
              </w:rPr>
              <w:t>Protect vegetation assemblages in and fringing the wetland</w:t>
            </w:r>
          </w:p>
          <w:p w14:paraId="3ADF4844" w14:textId="77777777" w:rsidR="00B648B5" w:rsidRPr="00E43B52" w:rsidRDefault="00B648B5" w:rsidP="00B648B5">
            <w:pPr>
              <w:pStyle w:val="ListParagraph"/>
              <w:numPr>
                <w:ilvl w:val="0"/>
                <w:numId w:val="17"/>
              </w:numPr>
              <w:spacing w:before="40" w:after="40"/>
              <w:rPr>
                <w:rFonts w:cs="Arial"/>
                <w:sz w:val="18"/>
                <w:szCs w:val="18"/>
              </w:rPr>
            </w:pPr>
            <w:r>
              <w:rPr>
                <w:rFonts w:cs="Arial"/>
                <w:sz w:val="18"/>
                <w:szCs w:val="18"/>
              </w:rPr>
              <w:t>Protect invertebrate communities dependent on the wetland</w:t>
            </w:r>
          </w:p>
        </w:tc>
        <w:tc>
          <w:tcPr>
            <w:tcW w:w="534" w:type="pct"/>
            <w:vAlign w:val="center"/>
          </w:tcPr>
          <w:p w14:paraId="22E4322B" w14:textId="77777777" w:rsidR="00B648B5" w:rsidRPr="00FF521B" w:rsidRDefault="00B648B5" w:rsidP="00B648B5">
            <w:pPr>
              <w:spacing w:before="40" w:after="40"/>
              <w:rPr>
                <w:rFonts w:cs="Arial"/>
                <w:sz w:val="18"/>
                <w:szCs w:val="18"/>
              </w:rPr>
            </w:pPr>
            <w:r w:rsidRPr="00FF521B">
              <w:rPr>
                <w:rFonts w:cs="Arial"/>
                <w:sz w:val="18"/>
                <w:szCs w:val="18"/>
              </w:rPr>
              <w:t>61613214 (bore GNM15)</w:t>
            </w:r>
          </w:p>
        </w:tc>
        <w:tc>
          <w:tcPr>
            <w:tcW w:w="437" w:type="pct"/>
            <w:vAlign w:val="center"/>
          </w:tcPr>
          <w:p w14:paraId="276570D1" w14:textId="77777777" w:rsidR="00B648B5" w:rsidRPr="00FF521B" w:rsidRDefault="00B648B5" w:rsidP="00B648B5">
            <w:pPr>
              <w:spacing w:before="40" w:after="40"/>
              <w:jc w:val="center"/>
              <w:rPr>
                <w:rFonts w:cs="Arial"/>
                <w:sz w:val="18"/>
                <w:szCs w:val="18"/>
              </w:rPr>
            </w:pPr>
            <w:r w:rsidRPr="00FF521B">
              <w:rPr>
                <w:rFonts w:cs="Arial"/>
                <w:sz w:val="18"/>
                <w:szCs w:val="18"/>
              </w:rPr>
              <w:t>47.2</w:t>
            </w:r>
          </w:p>
        </w:tc>
        <w:tc>
          <w:tcPr>
            <w:tcW w:w="437" w:type="pct"/>
            <w:vAlign w:val="center"/>
          </w:tcPr>
          <w:p w14:paraId="79A5C98E" w14:textId="77777777" w:rsidR="00B648B5" w:rsidRPr="00FF521B" w:rsidRDefault="00B648B5" w:rsidP="00B648B5">
            <w:pPr>
              <w:spacing w:before="40" w:after="40"/>
              <w:jc w:val="center"/>
              <w:rPr>
                <w:rFonts w:cs="Arial"/>
                <w:sz w:val="18"/>
                <w:szCs w:val="18"/>
              </w:rPr>
            </w:pPr>
            <w:r>
              <w:rPr>
                <w:rFonts w:cs="Arial"/>
                <w:sz w:val="18"/>
                <w:szCs w:val="18"/>
              </w:rPr>
              <w:t>47</w:t>
            </w:r>
            <w:r w:rsidRPr="00FF521B">
              <w:rPr>
                <w:rFonts w:cs="Arial"/>
                <w:sz w:val="18"/>
                <w:szCs w:val="18"/>
              </w:rPr>
              <w:t>.5</w:t>
            </w:r>
          </w:p>
        </w:tc>
        <w:tc>
          <w:tcPr>
            <w:tcW w:w="1407" w:type="pct"/>
            <w:vAlign w:val="center"/>
          </w:tcPr>
          <w:p w14:paraId="68323F4D" w14:textId="77777777" w:rsidR="00B648B5" w:rsidRPr="00FF521B" w:rsidRDefault="00B648B5" w:rsidP="00B648B5">
            <w:pPr>
              <w:spacing w:before="40" w:after="40"/>
              <w:rPr>
                <w:rFonts w:cs="Arial"/>
                <w:sz w:val="18"/>
                <w:szCs w:val="18"/>
              </w:rPr>
            </w:pPr>
            <w:r>
              <w:rPr>
                <w:rFonts w:cs="Arial"/>
                <w:sz w:val="18"/>
                <w:szCs w:val="18"/>
              </w:rPr>
              <w:t xml:space="preserve">Lexia 186 has only been compliant with the absolute minimum water level criterion once in the last two decades. Macroinvertebrates and water quality monitoring occurred episodically in the early 2000s, but as the wetland was highly seasonal and water levels have since declined and surface water is no longer present, monitoring has ceased. Declining groundwater levels have been linked to the possible disappearance of two frog species from Lexia 186, and acidification is also a concern. Vegetation monitoring commenced in 1997 and overall there has been a slight decline in mean canopy health of all species combined. Native species’ richness has increased overall since 1998, and presence of weed species has remained low over the monitoring period. </w:t>
            </w:r>
          </w:p>
        </w:tc>
      </w:tr>
      <w:tr w:rsidR="00B648B5" w:rsidRPr="00FF521B" w14:paraId="0F9388E4" w14:textId="77777777" w:rsidTr="00B648B5">
        <w:trPr>
          <w:cantSplit/>
        </w:trPr>
        <w:tc>
          <w:tcPr>
            <w:tcW w:w="388" w:type="pct"/>
            <w:vAlign w:val="center"/>
          </w:tcPr>
          <w:p w14:paraId="7B3A6506" w14:textId="77777777" w:rsidR="00B648B5" w:rsidRPr="00FF521B" w:rsidRDefault="00B648B5" w:rsidP="00B648B5">
            <w:pPr>
              <w:spacing w:before="40" w:after="40"/>
              <w:rPr>
                <w:rFonts w:cs="Arial"/>
                <w:sz w:val="18"/>
                <w:szCs w:val="18"/>
              </w:rPr>
            </w:pPr>
            <w:r w:rsidRPr="00FF521B">
              <w:rPr>
                <w:rFonts w:cs="Arial"/>
                <w:sz w:val="18"/>
                <w:szCs w:val="18"/>
              </w:rPr>
              <w:t>Melaleuca Park 173</w:t>
            </w:r>
          </w:p>
        </w:tc>
        <w:tc>
          <w:tcPr>
            <w:tcW w:w="859" w:type="pct"/>
          </w:tcPr>
          <w:p w14:paraId="0A4290F1" w14:textId="77777777" w:rsidR="00B648B5" w:rsidRDefault="00B648B5" w:rsidP="00B648B5">
            <w:pPr>
              <w:spacing w:before="40" w:after="40"/>
              <w:rPr>
                <w:rFonts w:cs="Arial"/>
                <w:sz w:val="18"/>
                <w:szCs w:val="18"/>
              </w:rPr>
            </w:pPr>
            <w:r>
              <w:rPr>
                <w:rFonts w:cs="Arial"/>
                <w:sz w:val="18"/>
                <w:szCs w:val="18"/>
              </w:rPr>
              <w:t>(WRC, 1997)</w:t>
            </w:r>
          </w:p>
          <w:p w14:paraId="36BF2779" w14:textId="77777777" w:rsidR="00B648B5" w:rsidRDefault="00B648B5" w:rsidP="00B648B5">
            <w:pPr>
              <w:spacing w:before="40" w:after="40"/>
              <w:rPr>
                <w:rFonts w:cs="Arial"/>
                <w:sz w:val="18"/>
                <w:szCs w:val="18"/>
              </w:rPr>
            </w:pPr>
          </w:p>
          <w:p w14:paraId="5E5A1017" w14:textId="77777777" w:rsidR="00B648B5" w:rsidRDefault="00B648B5" w:rsidP="00B648B5">
            <w:pPr>
              <w:pStyle w:val="ListParagraph"/>
              <w:numPr>
                <w:ilvl w:val="0"/>
                <w:numId w:val="16"/>
              </w:numPr>
              <w:spacing w:before="40" w:after="40"/>
              <w:rPr>
                <w:rFonts w:cs="Arial"/>
                <w:sz w:val="18"/>
                <w:szCs w:val="18"/>
              </w:rPr>
            </w:pPr>
            <w:r>
              <w:rPr>
                <w:rFonts w:cs="Arial"/>
                <w:sz w:val="18"/>
                <w:szCs w:val="18"/>
              </w:rPr>
              <w:t>Unique hydrology</w:t>
            </w:r>
          </w:p>
          <w:p w14:paraId="402838F8" w14:textId="77777777" w:rsidR="00B648B5" w:rsidRDefault="00B648B5" w:rsidP="00B648B5">
            <w:pPr>
              <w:pStyle w:val="ListParagraph"/>
              <w:numPr>
                <w:ilvl w:val="0"/>
                <w:numId w:val="16"/>
              </w:numPr>
              <w:spacing w:before="40" w:after="40"/>
              <w:rPr>
                <w:rFonts w:cs="Arial"/>
                <w:sz w:val="18"/>
                <w:szCs w:val="18"/>
              </w:rPr>
            </w:pPr>
            <w:r>
              <w:rPr>
                <w:rFonts w:cs="Arial"/>
                <w:sz w:val="18"/>
                <w:szCs w:val="18"/>
              </w:rPr>
              <w:t>High vertebrate and macroinvertebrate species richness</w:t>
            </w:r>
          </w:p>
          <w:p w14:paraId="621E4A2C" w14:textId="77777777" w:rsidR="00B648B5" w:rsidRPr="00E93061" w:rsidRDefault="00B648B5" w:rsidP="00B648B5">
            <w:pPr>
              <w:pStyle w:val="ListParagraph"/>
              <w:numPr>
                <w:ilvl w:val="0"/>
                <w:numId w:val="16"/>
              </w:numPr>
              <w:spacing w:before="40" w:after="40"/>
              <w:rPr>
                <w:rFonts w:cs="Arial"/>
                <w:sz w:val="18"/>
                <w:szCs w:val="18"/>
              </w:rPr>
            </w:pPr>
            <w:r>
              <w:rPr>
                <w:rFonts w:cs="Arial"/>
                <w:sz w:val="18"/>
                <w:szCs w:val="18"/>
              </w:rPr>
              <w:t>Contains most northern population of black stripe minnow (</w:t>
            </w:r>
            <w:r>
              <w:rPr>
                <w:rFonts w:cs="Arial"/>
                <w:i/>
                <w:sz w:val="18"/>
                <w:szCs w:val="18"/>
              </w:rPr>
              <w:t>Galaxiella nigrostriata</w:t>
            </w:r>
            <w:r>
              <w:rPr>
                <w:rFonts w:cs="Arial"/>
                <w:sz w:val="18"/>
                <w:szCs w:val="18"/>
              </w:rPr>
              <w:t>)</w:t>
            </w:r>
          </w:p>
        </w:tc>
        <w:tc>
          <w:tcPr>
            <w:tcW w:w="938" w:type="pct"/>
          </w:tcPr>
          <w:p w14:paraId="3F107026" w14:textId="77777777" w:rsidR="00B648B5" w:rsidRDefault="00B648B5" w:rsidP="00B648B5">
            <w:pPr>
              <w:spacing w:before="40" w:after="40"/>
              <w:rPr>
                <w:rFonts w:cs="Arial"/>
                <w:sz w:val="18"/>
                <w:szCs w:val="18"/>
              </w:rPr>
            </w:pPr>
            <w:r>
              <w:rPr>
                <w:rFonts w:cs="Arial"/>
                <w:sz w:val="18"/>
                <w:szCs w:val="18"/>
              </w:rPr>
              <w:t>(WRC, 1997)</w:t>
            </w:r>
          </w:p>
          <w:p w14:paraId="74AB2670" w14:textId="77777777" w:rsidR="00B648B5" w:rsidRDefault="00B648B5" w:rsidP="00B648B5">
            <w:pPr>
              <w:spacing w:before="40" w:after="40"/>
              <w:rPr>
                <w:rFonts w:cs="Arial"/>
                <w:sz w:val="18"/>
                <w:szCs w:val="18"/>
              </w:rPr>
            </w:pPr>
          </w:p>
          <w:p w14:paraId="64EE7F36" w14:textId="77777777" w:rsidR="00B648B5" w:rsidRDefault="00B648B5" w:rsidP="00B648B5">
            <w:pPr>
              <w:pStyle w:val="ListParagraph"/>
              <w:numPr>
                <w:ilvl w:val="0"/>
                <w:numId w:val="15"/>
              </w:numPr>
              <w:spacing w:before="40" w:after="40"/>
              <w:rPr>
                <w:rFonts w:cs="Arial"/>
                <w:sz w:val="18"/>
                <w:szCs w:val="18"/>
              </w:rPr>
            </w:pPr>
            <w:r>
              <w:rPr>
                <w:rFonts w:cs="Arial"/>
                <w:sz w:val="18"/>
                <w:szCs w:val="18"/>
              </w:rPr>
              <w:t>Maintain wildlife and landscape values of the wetlands</w:t>
            </w:r>
          </w:p>
          <w:p w14:paraId="2C932372" w14:textId="77777777" w:rsidR="00B648B5" w:rsidRDefault="00B648B5" w:rsidP="00B648B5">
            <w:pPr>
              <w:pStyle w:val="ListParagraph"/>
              <w:numPr>
                <w:ilvl w:val="0"/>
                <w:numId w:val="15"/>
              </w:numPr>
              <w:spacing w:before="40" w:after="40"/>
              <w:rPr>
                <w:rFonts w:cs="Arial"/>
                <w:sz w:val="18"/>
                <w:szCs w:val="18"/>
              </w:rPr>
            </w:pPr>
            <w:r w:rsidRPr="00E93061">
              <w:rPr>
                <w:rFonts w:cs="Arial"/>
                <w:sz w:val="18"/>
                <w:szCs w:val="18"/>
              </w:rPr>
              <w:t>Maintai</w:t>
            </w:r>
            <w:r>
              <w:rPr>
                <w:rFonts w:cs="Arial"/>
                <w:sz w:val="18"/>
                <w:szCs w:val="18"/>
              </w:rPr>
              <w:t>n the existing areas of wetland and stream</w:t>
            </w:r>
            <w:r w:rsidRPr="00E93061">
              <w:rPr>
                <w:rFonts w:cs="Arial"/>
                <w:sz w:val="18"/>
                <w:szCs w:val="18"/>
              </w:rPr>
              <w:t xml:space="preserve"> vegetation</w:t>
            </w:r>
            <w:r>
              <w:rPr>
                <w:rFonts w:cs="Arial"/>
                <w:sz w:val="18"/>
                <w:szCs w:val="18"/>
              </w:rPr>
              <w:t xml:space="preserve"> they support</w:t>
            </w:r>
          </w:p>
          <w:p w14:paraId="23C38450" w14:textId="77777777" w:rsidR="00B648B5" w:rsidRDefault="00B648B5" w:rsidP="00B648B5">
            <w:pPr>
              <w:pStyle w:val="ListParagraph"/>
              <w:numPr>
                <w:ilvl w:val="0"/>
                <w:numId w:val="15"/>
              </w:numPr>
              <w:spacing w:before="40" w:after="40"/>
              <w:rPr>
                <w:rFonts w:cs="Arial"/>
                <w:sz w:val="18"/>
                <w:szCs w:val="18"/>
              </w:rPr>
            </w:pPr>
            <w:r>
              <w:rPr>
                <w:rFonts w:cs="Arial"/>
                <w:sz w:val="18"/>
                <w:szCs w:val="18"/>
              </w:rPr>
              <w:t>To protect invertebrate communities dependent on the wetland and stream</w:t>
            </w:r>
          </w:p>
          <w:p w14:paraId="1EB7B7DF" w14:textId="77777777" w:rsidR="00B648B5" w:rsidRPr="00E93061" w:rsidRDefault="00B648B5" w:rsidP="00B648B5">
            <w:pPr>
              <w:pStyle w:val="ListParagraph"/>
              <w:numPr>
                <w:ilvl w:val="0"/>
                <w:numId w:val="15"/>
              </w:numPr>
              <w:spacing w:before="40" w:after="40"/>
              <w:rPr>
                <w:rFonts w:cs="Arial"/>
                <w:sz w:val="18"/>
                <w:szCs w:val="18"/>
              </w:rPr>
            </w:pPr>
            <w:r>
              <w:rPr>
                <w:rFonts w:cs="Arial"/>
                <w:sz w:val="18"/>
                <w:szCs w:val="18"/>
              </w:rPr>
              <w:t xml:space="preserve">To protect the fish species, </w:t>
            </w:r>
            <w:r>
              <w:rPr>
                <w:rFonts w:cs="Arial"/>
                <w:i/>
                <w:sz w:val="18"/>
                <w:szCs w:val="18"/>
              </w:rPr>
              <w:t>Galaxiella nigrostriata</w:t>
            </w:r>
          </w:p>
        </w:tc>
        <w:tc>
          <w:tcPr>
            <w:tcW w:w="534" w:type="pct"/>
            <w:vAlign w:val="center"/>
          </w:tcPr>
          <w:p w14:paraId="0915B271" w14:textId="77777777" w:rsidR="00B648B5" w:rsidRPr="00FF521B" w:rsidRDefault="00B648B5" w:rsidP="00B648B5">
            <w:pPr>
              <w:spacing w:before="40" w:after="40"/>
              <w:rPr>
                <w:rFonts w:cs="Arial"/>
                <w:sz w:val="18"/>
                <w:szCs w:val="18"/>
              </w:rPr>
            </w:pPr>
            <w:r w:rsidRPr="00FF521B">
              <w:rPr>
                <w:rFonts w:cs="Arial"/>
                <w:sz w:val="18"/>
                <w:szCs w:val="18"/>
              </w:rPr>
              <w:t>61613213 (bore GNM14)</w:t>
            </w:r>
          </w:p>
          <w:p w14:paraId="206B5705" w14:textId="77777777" w:rsidR="00B648B5" w:rsidRPr="00FF521B" w:rsidRDefault="00B648B5" w:rsidP="00B648B5">
            <w:pPr>
              <w:spacing w:before="40" w:after="40"/>
              <w:rPr>
                <w:rFonts w:cs="Arial"/>
                <w:sz w:val="18"/>
                <w:szCs w:val="18"/>
              </w:rPr>
            </w:pPr>
          </w:p>
        </w:tc>
        <w:tc>
          <w:tcPr>
            <w:tcW w:w="437" w:type="pct"/>
            <w:vAlign w:val="center"/>
          </w:tcPr>
          <w:p w14:paraId="50F6169C" w14:textId="77777777" w:rsidR="00B648B5" w:rsidRPr="00FF521B" w:rsidRDefault="00B648B5" w:rsidP="00B648B5">
            <w:pPr>
              <w:spacing w:before="40" w:after="40"/>
              <w:jc w:val="center"/>
              <w:rPr>
                <w:rFonts w:cs="Arial"/>
                <w:sz w:val="18"/>
                <w:szCs w:val="18"/>
              </w:rPr>
            </w:pPr>
            <w:r w:rsidRPr="00FF521B">
              <w:rPr>
                <w:rFonts w:cs="Arial"/>
                <w:sz w:val="18"/>
                <w:szCs w:val="18"/>
              </w:rPr>
              <w:t>50.2</w:t>
            </w:r>
          </w:p>
        </w:tc>
        <w:tc>
          <w:tcPr>
            <w:tcW w:w="437" w:type="pct"/>
            <w:vAlign w:val="center"/>
          </w:tcPr>
          <w:p w14:paraId="0BCE3691" w14:textId="77777777" w:rsidR="00B648B5" w:rsidRPr="00FF521B" w:rsidRDefault="00B648B5" w:rsidP="00B648B5">
            <w:pPr>
              <w:spacing w:before="40" w:after="40"/>
              <w:jc w:val="center"/>
              <w:rPr>
                <w:rFonts w:cs="Arial"/>
                <w:sz w:val="18"/>
                <w:szCs w:val="18"/>
              </w:rPr>
            </w:pPr>
          </w:p>
        </w:tc>
        <w:tc>
          <w:tcPr>
            <w:tcW w:w="1407" w:type="pct"/>
            <w:vAlign w:val="center"/>
          </w:tcPr>
          <w:p w14:paraId="01100EA1" w14:textId="77777777" w:rsidR="00B648B5" w:rsidRDefault="00B648B5" w:rsidP="00B648B5">
            <w:pPr>
              <w:spacing w:before="40" w:after="40"/>
              <w:rPr>
                <w:rFonts w:cs="Arial"/>
                <w:sz w:val="18"/>
                <w:szCs w:val="18"/>
              </w:rPr>
            </w:pPr>
            <w:r>
              <w:rPr>
                <w:rFonts w:cs="Arial"/>
                <w:sz w:val="18"/>
                <w:szCs w:val="18"/>
              </w:rPr>
              <w:t>Melaleuca Park 173 has consistently been non-compliant with absolute minimum water level criteria. Water level declines have resulted in the death of fringing vegetation, degrading macroinvertebrate habitats. The wetland is now almost dry in summer, and it’s assumed that the local population of the black-striped minnow is now extinct. Peak water levels have improved since 2016, and in spring 2018 levels were high enough to allow some outflow in the north-eastern drainage channel. The wetland is naturally acidic (pH 3.4 to 5.1) due to the organics in the soil. It is the only wetland to show a positive relationship between water levels and invertebrate richness.</w:t>
            </w:r>
          </w:p>
          <w:p w14:paraId="600DE192" w14:textId="77777777" w:rsidR="00B648B5" w:rsidRPr="00816FFA" w:rsidRDefault="00B648B5" w:rsidP="00B648B5">
            <w:pPr>
              <w:spacing w:before="40" w:after="40"/>
              <w:rPr>
                <w:rFonts w:cs="Arial"/>
                <w:sz w:val="18"/>
                <w:szCs w:val="18"/>
              </w:rPr>
            </w:pPr>
            <w:r>
              <w:rPr>
                <w:rFonts w:cs="Arial"/>
                <w:sz w:val="18"/>
                <w:szCs w:val="18"/>
              </w:rPr>
              <w:t xml:space="preserve">Vegetation has been monitored at the wetland since 1997, and it has experienced the largest decrease in mean canopy condition of all the monitored wetlands. Total cover-abundance of exotic species remains low, but has increased since 1997. </w:t>
            </w:r>
            <w:r>
              <w:rPr>
                <w:rFonts w:cs="Arial"/>
                <w:i/>
                <w:sz w:val="18"/>
                <w:szCs w:val="18"/>
              </w:rPr>
              <w:t>Pericalymma ellipticum</w:t>
            </w:r>
            <w:r>
              <w:rPr>
                <w:rFonts w:cs="Arial"/>
                <w:sz w:val="18"/>
                <w:szCs w:val="18"/>
              </w:rPr>
              <w:t xml:space="preserve"> has disappeared from the transect,</w:t>
            </w:r>
            <w:r>
              <w:rPr>
                <w:rFonts w:cs="Arial"/>
                <w:i/>
                <w:sz w:val="18"/>
                <w:szCs w:val="18"/>
              </w:rPr>
              <w:t xml:space="preserve"> </w:t>
            </w:r>
            <w:r>
              <w:rPr>
                <w:rFonts w:cs="Arial"/>
                <w:sz w:val="18"/>
                <w:szCs w:val="18"/>
              </w:rPr>
              <w:t xml:space="preserve">numbers of </w:t>
            </w:r>
            <w:r>
              <w:rPr>
                <w:rFonts w:cs="Arial"/>
                <w:i/>
                <w:sz w:val="18"/>
                <w:szCs w:val="18"/>
              </w:rPr>
              <w:t xml:space="preserve">Baumea articulata </w:t>
            </w:r>
            <w:r>
              <w:rPr>
                <w:rFonts w:cs="Arial"/>
                <w:sz w:val="18"/>
                <w:szCs w:val="18"/>
              </w:rPr>
              <w:t xml:space="preserve"> have declined significantly, and tree health has also declined as the transect has dried. Higher water levels over the last few years has improved tree health and canopy condition and </w:t>
            </w:r>
            <w:r>
              <w:rPr>
                <w:rFonts w:cs="Arial"/>
                <w:i/>
                <w:sz w:val="18"/>
                <w:szCs w:val="18"/>
              </w:rPr>
              <w:t>B. articulata</w:t>
            </w:r>
            <w:r>
              <w:rPr>
                <w:rFonts w:cs="Arial"/>
                <w:sz w:val="18"/>
                <w:szCs w:val="18"/>
              </w:rPr>
              <w:t xml:space="preserve"> has reappeared for the first time since 2014.</w:t>
            </w:r>
          </w:p>
        </w:tc>
      </w:tr>
      <w:tr w:rsidR="00B648B5" w:rsidRPr="00FF521B" w14:paraId="612172C7" w14:textId="77777777" w:rsidTr="00B648B5">
        <w:trPr>
          <w:cantSplit/>
        </w:trPr>
        <w:tc>
          <w:tcPr>
            <w:tcW w:w="388" w:type="pct"/>
            <w:vAlign w:val="center"/>
          </w:tcPr>
          <w:p w14:paraId="29F75285" w14:textId="77777777" w:rsidR="00B648B5" w:rsidRPr="00FF521B" w:rsidRDefault="00B648B5" w:rsidP="00B648B5">
            <w:pPr>
              <w:spacing w:before="40" w:after="40"/>
              <w:rPr>
                <w:rFonts w:cs="Arial"/>
                <w:sz w:val="18"/>
                <w:szCs w:val="18"/>
              </w:rPr>
            </w:pPr>
            <w:r w:rsidRPr="00FF521B">
              <w:rPr>
                <w:rFonts w:cs="Arial"/>
                <w:sz w:val="18"/>
                <w:szCs w:val="18"/>
              </w:rPr>
              <w:t>Melaleuca Park 78</w:t>
            </w:r>
          </w:p>
        </w:tc>
        <w:tc>
          <w:tcPr>
            <w:tcW w:w="859" w:type="pct"/>
          </w:tcPr>
          <w:p w14:paraId="10257AEE" w14:textId="77777777" w:rsidR="00B648B5" w:rsidRDefault="00B648B5" w:rsidP="00B648B5">
            <w:pPr>
              <w:spacing w:before="40" w:after="40"/>
              <w:rPr>
                <w:rFonts w:cs="Arial"/>
                <w:sz w:val="18"/>
                <w:szCs w:val="18"/>
              </w:rPr>
            </w:pPr>
            <w:r>
              <w:rPr>
                <w:rFonts w:cs="Arial"/>
                <w:sz w:val="18"/>
                <w:szCs w:val="18"/>
              </w:rPr>
              <w:t>(WRC, 1997)</w:t>
            </w:r>
          </w:p>
          <w:p w14:paraId="08E9C24C" w14:textId="77777777" w:rsidR="00B648B5" w:rsidRDefault="00B648B5" w:rsidP="00B648B5">
            <w:pPr>
              <w:spacing w:before="40" w:after="40"/>
              <w:rPr>
                <w:rFonts w:cs="Arial"/>
                <w:sz w:val="18"/>
                <w:szCs w:val="18"/>
              </w:rPr>
            </w:pPr>
          </w:p>
          <w:p w14:paraId="0ACF9C2E" w14:textId="77777777" w:rsidR="00B648B5" w:rsidRPr="00541087" w:rsidRDefault="00B648B5" w:rsidP="00B648B5">
            <w:pPr>
              <w:pStyle w:val="ListParagraph"/>
              <w:numPr>
                <w:ilvl w:val="0"/>
                <w:numId w:val="15"/>
              </w:numPr>
              <w:spacing w:before="40" w:after="40"/>
              <w:rPr>
                <w:rFonts w:cs="Arial"/>
                <w:sz w:val="18"/>
                <w:szCs w:val="18"/>
              </w:rPr>
            </w:pPr>
            <w:r>
              <w:rPr>
                <w:rFonts w:cs="Arial"/>
                <w:sz w:val="18"/>
                <w:szCs w:val="18"/>
              </w:rPr>
              <w:t>Supports wetland vegetation</w:t>
            </w:r>
          </w:p>
        </w:tc>
        <w:tc>
          <w:tcPr>
            <w:tcW w:w="938" w:type="pct"/>
          </w:tcPr>
          <w:p w14:paraId="59A73786" w14:textId="77777777" w:rsidR="00B648B5" w:rsidRDefault="00B648B5" w:rsidP="00B648B5">
            <w:pPr>
              <w:spacing w:before="40" w:after="40"/>
              <w:rPr>
                <w:rFonts w:cs="Arial"/>
                <w:sz w:val="18"/>
                <w:szCs w:val="18"/>
              </w:rPr>
            </w:pPr>
            <w:r>
              <w:rPr>
                <w:rFonts w:cs="Arial"/>
                <w:sz w:val="18"/>
                <w:szCs w:val="18"/>
              </w:rPr>
              <w:t>(WRC, 1997)</w:t>
            </w:r>
          </w:p>
          <w:p w14:paraId="7F09ECF6" w14:textId="77777777" w:rsidR="00B648B5" w:rsidRDefault="00B648B5" w:rsidP="00B648B5">
            <w:pPr>
              <w:spacing w:before="40" w:after="40"/>
              <w:rPr>
                <w:rFonts w:cs="Arial"/>
                <w:sz w:val="18"/>
                <w:szCs w:val="18"/>
              </w:rPr>
            </w:pPr>
          </w:p>
          <w:p w14:paraId="3AD49F0A" w14:textId="77777777" w:rsidR="00B648B5" w:rsidRDefault="00B648B5" w:rsidP="00B648B5">
            <w:pPr>
              <w:pStyle w:val="ListParagraph"/>
              <w:numPr>
                <w:ilvl w:val="0"/>
                <w:numId w:val="15"/>
              </w:numPr>
              <w:spacing w:before="40" w:after="40"/>
              <w:rPr>
                <w:rFonts w:cs="Arial"/>
                <w:sz w:val="18"/>
                <w:szCs w:val="18"/>
              </w:rPr>
            </w:pPr>
            <w:r>
              <w:rPr>
                <w:rFonts w:cs="Arial"/>
                <w:sz w:val="18"/>
                <w:szCs w:val="18"/>
              </w:rPr>
              <w:t>Maintain wildlife and landscape values of the wetlands</w:t>
            </w:r>
          </w:p>
          <w:p w14:paraId="09E61E46" w14:textId="77777777" w:rsidR="00B648B5" w:rsidRPr="00541087" w:rsidRDefault="00B648B5" w:rsidP="00B648B5">
            <w:pPr>
              <w:pStyle w:val="ListParagraph"/>
              <w:numPr>
                <w:ilvl w:val="0"/>
                <w:numId w:val="15"/>
              </w:numPr>
              <w:spacing w:before="40" w:after="40"/>
              <w:rPr>
                <w:rFonts w:cs="Arial"/>
                <w:sz w:val="18"/>
                <w:szCs w:val="18"/>
              </w:rPr>
            </w:pPr>
            <w:r>
              <w:rPr>
                <w:rFonts w:cs="Arial"/>
                <w:sz w:val="18"/>
                <w:szCs w:val="18"/>
              </w:rPr>
              <w:t>Maintain the existing areas of wetlands and wetland vegetation</w:t>
            </w:r>
          </w:p>
        </w:tc>
        <w:tc>
          <w:tcPr>
            <w:tcW w:w="534" w:type="pct"/>
            <w:vAlign w:val="center"/>
          </w:tcPr>
          <w:p w14:paraId="5C241C86" w14:textId="77777777" w:rsidR="00B648B5" w:rsidRPr="00FF521B" w:rsidRDefault="00B648B5" w:rsidP="00B648B5">
            <w:pPr>
              <w:spacing w:before="40" w:after="40"/>
              <w:rPr>
                <w:rFonts w:cs="Arial"/>
                <w:sz w:val="18"/>
                <w:szCs w:val="18"/>
              </w:rPr>
            </w:pPr>
            <w:r w:rsidRPr="00FF521B">
              <w:rPr>
                <w:rFonts w:cs="Arial"/>
                <w:sz w:val="18"/>
                <w:szCs w:val="18"/>
              </w:rPr>
              <w:t>61613231 (bore GNM31)</w:t>
            </w:r>
          </w:p>
        </w:tc>
        <w:tc>
          <w:tcPr>
            <w:tcW w:w="437" w:type="pct"/>
            <w:vAlign w:val="center"/>
          </w:tcPr>
          <w:p w14:paraId="70672A40" w14:textId="77777777" w:rsidR="00B648B5" w:rsidRPr="00FF521B" w:rsidRDefault="00B648B5" w:rsidP="00B648B5">
            <w:pPr>
              <w:spacing w:before="40" w:after="40"/>
              <w:jc w:val="center"/>
              <w:rPr>
                <w:rFonts w:cs="Arial"/>
                <w:sz w:val="18"/>
                <w:szCs w:val="18"/>
              </w:rPr>
            </w:pPr>
            <w:r w:rsidRPr="00FF521B">
              <w:rPr>
                <w:rFonts w:cs="Arial"/>
                <w:sz w:val="18"/>
                <w:szCs w:val="18"/>
              </w:rPr>
              <w:t>65.1</w:t>
            </w:r>
          </w:p>
        </w:tc>
        <w:tc>
          <w:tcPr>
            <w:tcW w:w="437" w:type="pct"/>
            <w:vAlign w:val="center"/>
          </w:tcPr>
          <w:p w14:paraId="40CCD6D5" w14:textId="77777777" w:rsidR="00B648B5" w:rsidRPr="00FF521B" w:rsidRDefault="00B648B5" w:rsidP="00B648B5">
            <w:pPr>
              <w:spacing w:before="40" w:after="40"/>
              <w:jc w:val="center"/>
              <w:rPr>
                <w:rFonts w:cs="Arial"/>
                <w:sz w:val="18"/>
                <w:szCs w:val="18"/>
              </w:rPr>
            </w:pPr>
            <w:r>
              <w:rPr>
                <w:rFonts w:cs="Arial"/>
                <w:sz w:val="18"/>
                <w:szCs w:val="18"/>
              </w:rPr>
              <w:t>65.4</w:t>
            </w:r>
          </w:p>
        </w:tc>
        <w:tc>
          <w:tcPr>
            <w:tcW w:w="1407" w:type="pct"/>
            <w:vAlign w:val="center"/>
          </w:tcPr>
          <w:p w14:paraId="0D5A6D58" w14:textId="77777777" w:rsidR="00B648B5" w:rsidRPr="00FF521B" w:rsidRDefault="00B648B5" w:rsidP="00B648B5">
            <w:pPr>
              <w:spacing w:before="40" w:after="40"/>
              <w:rPr>
                <w:rFonts w:cs="Arial"/>
                <w:sz w:val="18"/>
                <w:szCs w:val="18"/>
              </w:rPr>
            </w:pPr>
            <w:r>
              <w:rPr>
                <w:rFonts w:cs="Arial"/>
                <w:sz w:val="18"/>
                <w:szCs w:val="18"/>
              </w:rPr>
              <w:t>Melaleuca Park 78 has been non-compliant with absolute minimum water level criteria since 2012. Water levels at the site were on a declining trend from the beginning of monitoring in 1999 until 2016, dropping by around 1.3m, but have recovered slightly in the last three years after improved rainfall in 2017 and 2018. The vegetation transect has been monitored at the wetland since 1997 and was last monitored in 2018. In 2006, the transect was heavily affected by a fire, but has since made some recovery.</w:t>
            </w:r>
            <w:r>
              <w:rPr>
                <w:rFonts w:cs="Arial"/>
                <w:i/>
                <w:sz w:val="18"/>
                <w:szCs w:val="18"/>
              </w:rPr>
              <w:t xml:space="preserve"> Baumea articulata </w:t>
            </w:r>
            <w:r>
              <w:rPr>
                <w:rFonts w:cs="Arial"/>
                <w:sz w:val="18"/>
                <w:szCs w:val="18"/>
              </w:rPr>
              <w:t>has now disappeared from the transect, mean canopy condition has declined by 16% and exotic species’ cover-abundance has increased since the baseline year.</w:t>
            </w:r>
          </w:p>
        </w:tc>
      </w:tr>
      <w:tr w:rsidR="00B648B5" w:rsidRPr="00FF521B" w14:paraId="5B395A59" w14:textId="77777777" w:rsidTr="00B648B5">
        <w:trPr>
          <w:cantSplit/>
        </w:trPr>
        <w:tc>
          <w:tcPr>
            <w:tcW w:w="388" w:type="pct"/>
            <w:vAlign w:val="center"/>
          </w:tcPr>
          <w:p w14:paraId="5B3D23C5" w14:textId="77777777" w:rsidR="00B648B5" w:rsidRPr="00FF521B" w:rsidRDefault="00B648B5" w:rsidP="00B648B5">
            <w:pPr>
              <w:spacing w:before="40" w:after="40"/>
              <w:rPr>
                <w:rFonts w:cs="Arial"/>
                <w:sz w:val="18"/>
                <w:szCs w:val="18"/>
              </w:rPr>
            </w:pPr>
            <w:r w:rsidRPr="00FF521B">
              <w:rPr>
                <w:rFonts w:cs="Arial"/>
                <w:sz w:val="18"/>
                <w:szCs w:val="18"/>
              </w:rPr>
              <w:t>MM59B</w:t>
            </w:r>
            <w:r w:rsidRPr="00FF521B">
              <w:rPr>
                <w:rFonts w:cs="Arial"/>
                <w:sz w:val="18"/>
                <w:szCs w:val="18"/>
              </w:rPr>
              <w:br/>
              <w:t>Whiteman Park East</w:t>
            </w:r>
          </w:p>
        </w:tc>
        <w:tc>
          <w:tcPr>
            <w:tcW w:w="859" w:type="pct"/>
          </w:tcPr>
          <w:p w14:paraId="5392107C" w14:textId="77777777" w:rsidR="00B648B5" w:rsidRDefault="00B648B5" w:rsidP="00B648B5">
            <w:pPr>
              <w:spacing w:before="40" w:after="40"/>
              <w:rPr>
                <w:rFonts w:cs="Arial"/>
                <w:sz w:val="18"/>
                <w:szCs w:val="18"/>
              </w:rPr>
            </w:pPr>
            <w:r>
              <w:rPr>
                <w:rFonts w:cs="Arial"/>
                <w:sz w:val="18"/>
                <w:szCs w:val="18"/>
              </w:rPr>
              <w:t>(WAWA, 1995)</w:t>
            </w:r>
          </w:p>
          <w:p w14:paraId="258F4FAC" w14:textId="77777777" w:rsidR="00B648B5" w:rsidRDefault="00B648B5" w:rsidP="00B648B5">
            <w:pPr>
              <w:spacing w:before="40" w:after="40"/>
              <w:rPr>
                <w:rFonts w:cs="Arial"/>
                <w:sz w:val="18"/>
                <w:szCs w:val="18"/>
              </w:rPr>
            </w:pPr>
          </w:p>
          <w:p w14:paraId="05F03F2C"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Selected to represent water levels over area of undisturbed phreatophytic vegetation</w:t>
            </w:r>
          </w:p>
          <w:p w14:paraId="6CB42B9C"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Banksia woodland &lt;8m depth to groundwater</w:t>
            </w:r>
          </w:p>
          <w:p w14:paraId="56F9FB74" w14:textId="77777777" w:rsidR="00B648B5" w:rsidRPr="00FF521B" w:rsidRDefault="00B648B5" w:rsidP="00B648B5">
            <w:pPr>
              <w:spacing w:before="40" w:after="40"/>
              <w:rPr>
                <w:rFonts w:cs="Arial"/>
                <w:i/>
                <w:sz w:val="18"/>
                <w:szCs w:val="18"/>
              </w:rPr>
            </w:pPr>
          </w:p>
        </w:tc>
        <w:tc>
          <w:tcPr>
            <w:tcW w:w="938" w:type="pct"/>
          </w:tcPr>
          <w:p w14:paraId="4F306DAD" w14:textId="77777777" w:rsidR="00B648B5" w:rsidRDefault="00B648B5" w:rsidP="00B648B5">
            <w:pPr>
              <w:spacing w:before="40" w:after="40"/>
              <w:rPr>
                <w:rFonts w:cs="Arial"/>
                <w:sz w:val="18"/>
                <w:szCs w:val="18"/>
              </w:rPr>
            </w:pPr>
            <w:r>
              <w:rPr>
                <w:rFonts w:cs="Arial"/>
                <w:sz w:val="18"/>
                <w:szCs w:val="18"/>
              </w:rPr>
              <w:t>(WAWA, 1995)</w:t>
            </w:r>
          </w:p>
          <w:p w14:paraId="0FEC6C34" w14:textId="77777777" w:rsidR="00B648B5" w:rsidRDefault="00B648B5" w:rsidP="00B648B5">
            <w:pPr>
              <w:spacing w:before="40" w:after="40"/>
              <w:rPr>
                <w:rFonts w:cs="Arial"/>
                <w:sz w:val="18"/>
                <w:szCs w:val="18"/>
              </w:rPr>
            </w:pPr>
          </w:p>
          <w:p w14:paraId="7BFFBF02"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To protect terrestrial vegetation</w:t>
            </w:r>
          </w:p>
          <w:p w14:paraId="1D4FB1CE" w14:textId="77777777" w:rsidR="00B648B5" w:rsidRPr="00FF521B" w:rsidRDefault="00B648B5" w:rsidP="00B648B5">
            <w:pPr>
              <w:spacing w:before="40" w:after="40"/>
              <w:rPr>
                <w:rFonts w:cs="Arial"/>
                <w:sz w:val="18"/>
                <w:szCs w:val="18"/>
              </w:rPr>
            </w:pPr>
          </w:p>
        </w:tc>
        <w:tc>
          <w:tcPr>
            <w:tcW w:w="534" w:type="pct"/>
            <w:vAlign w:val="center"/>
          </w:tcPr>
          <w:p w14:paraId="1564EBE7" w14:textId="77777777" w:rsidR="00B648B5" w:rsidRPr="00FF521B" w:rsidRDefault="00B648B5" w:rsidP="00B648B5">
            <w:pPr>
              <w:spacing w:before="40" w:after="40"/>
              <w:rPr>
                <w:rFonts w:cs="Arial"/>
                <w:sz w:val="18"/>
                <w:szCs w:val="18"/>
              </w:rPr>
            </w:pPr>
            <w:r w:rsidRPr="00FF521B">
              <w:rPr>
                <w:rFonts w:cs="Arial"/>
                <w:sz w:val="18"/>
                <w:szCs w:val="18"/>
              </w:rPr>
              <w:t>61611025 (bore MM59B)</w:t>
            </w:r>
          </w:p>
        </w:tc>
        <w:tc>
          <w:tcPr>
            <w:tcW w:w="437" w:type="pct"/>
            <w:vAlign w:val="center"/>
          </w:tcPr>
          <w:p w14:paraId="5BBABC02" w14:textId="77777777" w:rsidR="00B648B5" w:rsidRPr="00FF521B" w:rsidRDefault="00B648B5" w:rsidP="00B648B5">
            <w:pPr>
              <w:spacing w:before="40" w:after="40"/>
              <w:jc w:val="center"/>
              <w:rPr>
                <w:rFonts w:cs="Arial"/>
                <w:sz w:val="18"/>
                <w:szCs w:val="18"/>
              </w:rPr>
            </w:pPr>
            <w:r w:rsidRPr="00FF521B">
              <w:rPr>
                <w:rFonts w:cs="Arial"/>
                <w:sz w:val="18"/>
                <w:szCs w:val="18"/>
              </w:rPr>
              <w:t>36.3</w:t>
            </w:r>
          </w:p>
        </w:tc>
        <w:tc>
          <w:tcPr>
            <w:tcW w:w="437" w:type="pct"/>
            <w:vAlign w:val="center"/>
          </w:tcPr>
          <w:p w14:paraId="25CB7052" w14:textId="77777777" w:rsidR="00B648B5" w:rsidRPr="00FF521B" w:rsidRDefault="00B648B5" w:rsidP="00B648B5">
            <w:pPr>
              <w:spacing w:before="40" w:after="40"/>
              <w:jc w:val="center"/>
              <w:rPr>
                <w:rFonts w:cs="Arial"/>
                <w:sz w:val="18"/>
                <w:szCs w:val="18"/>
              </w:rPr>
            </w:pPr>
          </w:p>
        </w:tc>
        <w:tc>
          <w:tcPr>
            <w:tcW w:w="1407" w:type="pct"/>
            <w:vAlign w:val="center"/>
          </w:tcPr>
          <w:p w14:paraId="08A0BA3B" w14:textId="77777777" w:rsidR="00B648B5" w:rsidRDefault="00B648B5" w:rsidP="00B648B5">
            <w:pPr>
              <w:spacing w:before="40" w:after="40"/>
              <w:rPr>
                <w:rFonts w:cs="Arial"/>
                <w:sz w:val="18"/>
                <w:szCs w:val="18"/>
              </w:rPr>
            </w:pPr>
            <w:r>
              <w:rPr>
                <w:rFonts w:cs="Arial"/>
                <w:sz w:val="18"/>
                <w:szCs w:val="18"/>
              </w:rPr>
              <w:t>Water levels at MM59B have been monitored since 1978 and have declined 1.0 – 1.5m over this time. Levels have exceeded the absolute minimum criteria level in most years since 1991. After reasonable rainfall in 2017 and 2018, minimum water levels have been on an increasing trend since 2016 and are currently similar to what they were in the mid-2000s.</w:t>
            </w:r>
          </w:p>
          <w:p w14:paraId="19152501" w14:textId="77777777" w:rsidR="00B648B5" w:rsidRPr="00FF521B" w:rsidRDefault="00B648B5" w:rsidP="00B648B5">
            <w:pPr>
              <w:spacing w:before="40" w:after="40"/>
              <w:rPr>
                <w:rFonts w:cs="Arial"/>
                <w:sz w:val="18"/>
                <w:szCs w:val="18"/>
              </w:rPr>
            </w:pPr>
            <w:r>
              <w:rPr>
                <w:rFonts w:cs="Arial"/>
                <w:sz w:val="18"/>
                <w:szCs w:val="18"/>
              </w:rPr>
              <w:t>See MM53 for information about vegetation trends in Whiteman Park.</w:t>
            </w:r>
          </w:p>
        </w:tc>
      </w:tr>
      <w:tr w:rsidR="00B648B5" w:rsidRPr="00FF521B" w14:paraId="22BE8957" w14:textId="77777777" w:rsidTr="00B648B5">
        <w:trPr>
          <w:cantSplit/>
        </w:trPr>
        <w:tc>
          <w:tcPr>
            <w:tcW w:w="388" w:type="pct"/>
            <w:vAlign w:val="center"/>
          </w:tcPr>
          <w:p w14:paraId="424BF102" w14:textId="77777777" w:rsidR="00B648B5" w:rsidRPr="00FF521B" w:rsidRDefault="00B648B5" w:rsidP="00B648B5">
            <w:pPr>
              <w:spacing w:before="40" w:after="40"/>
              <w:rPr>
                <w:rFonts w:cs="Arial"/>
                <w:sz w:val="18"/>
                <w:szCs w:val="18"/>
              </w:rPr>
            </w:pPr>
            <w:r w:rsidRPr="00FF521B">
              <w:rPr>
                <w:rFonts w:cs="Arial"/>
                <w:sz w:val="18"/>
                <w:szCs w:val="18"/>
              </w:rPr>
              <w:t>PM9</w:t>
            </w:r>
            <w:r w:rsidRPr="00FF521B">
              <w:rPr>
                <w:rFonts w:cs="Arial"/>
                <w:sz w:val="18"/>
                <w:szCs w:val="18"/>
              </w:rPr>
              <w:br/>
              <w:t>Pinjar North</w:t>
            </w:r>
          </w:p>
        </w:tc>
        <w:tc>
          <w:tcPr>
            <w:tcW w:w="859" w:type="pct"/>
          </w:tcPr>
          <w:p w14:paraId="7669AA0C" w14:textId="77777777" w:rsidR="00B648B5" w:rsidRDefault="00B648B5" w:rsidP="00B648B5">
            <w:pPr>
              <w:spacing w:before="40" w:after="40"/>
              <w:rPr>
                <w:rFonts w:cs="Arial"/>
                <w:sz w:val="18"/>
                <w:szCs w:val="18"/>
              </w:rPr>
            </w:pPr>
            <w:r>
              <w:rPr>
                <w:rFonts w:cs="Arial"/>
                <w:sz w:val="18"/>
                <w:szCs w:val="18"/>
              </w:rPr>
              <w:t>(WAWA, 1995)</w:t>
            </w:r>
          </w:p>
          <w:p w14:paraId="4EAD83C5" w14:textId="77777777" w:rsidR="00B648B5" w:rsidRDefault="00B648B5" w:rsidP="00B648B5">
            <w:pPr>
              <w:spacing w:before="40" w:after="40"/>
              <w:rPr>
                <w:rFonts w:cs="Arial"/>
                <w:sz w:val="18"/>
                <w:szCs w:val="18"/>
              </w:rPr>
            </w:pPr>
          </w:p>
          <w:p w14:paraId="71A50EAE"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Selected to represent water levels over area of undisturbed phreatophytic vegetation</w:t>
            </w:r>
          </w:p>
          <w:p w14:paraId="64311B8D" w14:textId="77777777" w:rsidR="00B648B5" w:rsidRPr="00541087" w:rsidRDefault="00B648B5" w:rsidP="00B648B5">
            <w:pPr>
              <w:pStyle w:val="ListParagraph"/>
              <w:spacing w:before="40" w:after="40"/>
              <w:ind w:left="360"/>
              <w:rPr>
                <w:rFonts w:cs="Arial"/>
                <w:sz w:val="18"/>
                <w:szCs w:val="18"/>
              </w:rPr>
            </w:pPr>
          </w:p>
        </w:tc>
        <w:tc>
          <w:tcPr>
            <w:tcW w:w="938" w:type="pct"/>
          </w:tcPr>
          <w:p w14:paraId="4AFAD141" w14:textId="77777777" w:rsidR="00B648B5" w:rsidRDefault="00B648B5" w:rsidP="00B648B5">
            <w:pPr>
              <w:spacing w:before="40" w:after="40"/>
              <w:rPr>
                <w:rFonts w:cs="Arial"/>
                <w:sz w:val="18"/>
                <w:szCs w:val="18"/>
              </w:rPr>
            </w:pPr>
            <w:r>
              <w:rPr>
                <w:rFonts w:cs="Arial"/>
                <w:sz w:val="18"/>
                <w:szCs w:val="18"/>
              </w:rPr>
              <w:t>(WAWA, 1995)</w:t>
            </w:r>
          </w:p>
          <w:p w14:paraId="133A8D12" w14:textId="77777777" w:rsidR="00B648B5" w:rsidRDefault="00B648B5" w:rsidP="00B648B5">
            <w:pPr>
              <w:spacing w:before="40" w:after="40"/>
              <w:rPr>
                <w:rFonts w:cs="Arial"/>
                <w:sz w:val="18"/>
                <w:szCs w:val="18"/>
              </w:rPr>
            </w:pPr>
          </w:p>
          <w:p w14:paraId="4842B8F1" w14:textId="77777777" w:rsidR="00B648B5" w:rsidRPr="00541087" w:rsidRDefault="00B648B5" w:rsidP="00B648B5">
            <w:pPr>
              <w:pStyle w:val="ListParagraph"/>
              <w:numPr>
                <w:ilvl w:val="0"/>
                <w:numId w:val="14"/>
              </w:numPr>
              <w:spacing w:before="40" w:after="40"/>
              <w:rPr>
                <w:rFonts w:cs="Arial"/>
                <w:sz w:val="18"/>
                <w:szCs w:val="18"/>
              </w:rPr>
            </w:pPr>
            <w:r w:rsidRPr="00541087">
              <w:rPr>
                <w:rFonts w:cs="Arial"/>
                <w:sz w:val="18"/>
                <w:szCs w:val="18"/>
              </w:rPr>
              <w:t>Protect terrestrial vegetation</w:t>
            </w:r>
          </w:p>
        </w:tc>
        <w:tc>
          <w:tcPr>
            <w:tcW w:w="534" w:type="pct"/>
            <w:vAlign w:val="center"/>
          </w:tcPr>
          <w:p w14:paraId="42BDC161" w14:textId="77777777" w:rsidR="00B648B5" w:rsidRPr="00FF521B" w:rsidRDefault="00B648B5" w:rsidP="00B648B5">
            <w:pPr>
              <w:spacing w:before="40" w:after="40"/>
              <w:jc w:val="center"/>
              <w:rPr>
                <w:rFonts w:cs="Arial"/>
                <w:sz w:val="18"/>
                <w:szCs w:val="18"/>
              </w:rPr>
            </w:pPr>
            <w:r w:rsidRPr="00FF521B">
              <w:rPr>
                <w:rFonts w:cs="Arial"/>
                <w:sz w:val="18"/>
                <w:szCs w:val="18"/>
              </w:rPr>
              <w:t>61610804 (bore PM9)</w:t>
            </w:r>
          </w:p>
        </w:tc>
        <w:tc>
          <w:tcPr>
            <w:tcW w:w="437" w:type="pct"/>
            <w:vAlign w:val="center"/>
          </w:tcPr>
          <w:p w14:paraId="04B07930" w14:textId="77777777" w:rsidR="00B648B5" w:rsidRPr="00FF521B" w:rsidRDefault="00B648B5" w:rsidP="00B648B5">
            <w:pPr>
              <w:spacing w:before="40" w:after="40"/>
              <w:jc w:val="center"/>
              <w:rPr>
                <w:rFonts w:cs="Arial"/>
                <w:sz w:val="18"/>
                <w:szCs w:val="18"/>
              </w:rPr>
            </w:pPr>
            <w:r w:rsidRPr="00FF521B">
              <w:rPr>
                <w:rFonts w:cs="Arial"/>
                <w:sz w:val="18"/>
                <w:szCs w:val="18"/>
              </w:rPr>
              <w:t>56.3</w:t>
            </w:r>
          </w:p>
        </w:tc>
        <w:tc>
          <w:tcPr>
            <w:tcW w:w="437" w:type="pct"/>
            <w:vAlign w:val="center"/>
          </w:tcPr>
          <w:p w14:paraId="0125DCD7" w14:textId="77777777" w:rsidR="00B648B5" w:rsidRPr="00FF521B" w:rsidRDefault="00B648B5" w:rsidP="00B648B5">
            <w:pPr>
              <w:spacing w:before="40" w:after="40"/>
              <w:jc w:val="center"/>
              <w:rPr>
                <w:rFonts w:cs="Arial"/>
                <w:sz w:val="18"/>
                <w:szCs w:val="18"/>
              </w:rPr>
            </w:pPr>
            <w:r w:rsidRPr="00FF521B">
              <w:rPr>
                <w:rFonts w:cs="Arial"/>
                <w:sz w:val="18"/>
                <w:szCs w:val="18"/>
              </w:rPr>
              <w:t>-</w:t>
            </w:r>
          </w:p>
        </w:tc>
        <w:tc>
          <w:tcPr>
            <w:tcW w:w="1407" w:type="pct"/>
            <w:vAlign w:val="center"/>
          </w:tcPr>
          <w:p w14:paraId="2495D2A3" w14:textId="77777777" w:rsidR="00B648B5" w:rsidRPr="00FF521B" w:rsidRDefault="00B648B5" w:rsidP="00B648B5">
            <w:pPr>
              <w:spacing w:before="40" w:after="40"/>
              <w:rPr>
                <w:rFonts w:cs="Arial"/>
                <w:sz w:val="18"/>
                <w:szCs w:val="18"/>
              </w:rPr>
            </w:pPr>
            <w:r>
              <w:rPr>
                <w:rFonts w:cs="Arial"/>
                <w:sz w:val="18"/>
                <w:szCs w:val="18"/>
              </w:rPr>
              <w:t>Water levels at PM9 have been monitored since 1976 and have fallen approx. 7 metres over this time. It is assumed that vegetation at this site is now no longer able to access groundwater. The nearest vegetation monitoring transect is ‘P50’, located near the Water Corporation’s P50 production bore east of Lake Pinjar, approximately 2.2 km away to the south-west. The P50 transect has been subjected to different influences over the years, including (previous) pumping of the P50 production bore and widespread deaths of vegetation following a succession of high temperatures in the early 1990s, and several fires. There has been an increase in the frequency and cover of species that prefer ‘broad’ site conditions, and an increase in the relative proportion of cover from introduced species. There is a consistent decline on the transect in species preferring excessive wetness.</w:t>
            </w:r>
          </w:p>
        </w:tc>
      </w:tr>
      <w:tr w:rsidR="00B648B5" w:rsidRPr="00FF521B" w14:paraId="25C804C3" w14:textId="77777777" w:rsidTr="00B648B5">
        <w:trPr>
          <w:cantSplit/>
        </w:trPr>
        <w:tc>
          <w:tcPr>
            <w:tcW w:w="388" w:type="pct"/>
            <w:vAlign w:val="center"/>
          </w:tcPr>
          <w:p w14:paraId="02A79095" w14:textId="77777777" w:rsidR="00B648B5" w:rsidRPr="00FF521B" w:rsidRDefault="00B648B5" w:rsidP="00B648B5">
            <w:pPr>
              <w:spacing w:before="40" w:after="40"/>
              <w:rPr>
                <w:rFonts w:cs="Arial"/>
                <w:sz w:val="18"/>
                <w:szCs w:val="18"/>
              </w:rPr>
            </w:pPr>
            <w:r w:rsidRPr="00FF521B">
              <w:rPr>
                <w:rFonts w:cs="Arial"/>
                <w:sz w:val="18"/>
                <w:szCs w:val="18"/>
              </w:rPr>
              <w:t>WM1</w:t>
            </w:r>
            <w:r w:rsidRPr="00FF521B">
              <w:rPr>
                <w:rFonts w:cs="Arial"/>
                <w:sz w:val="18"/>
                <w:szCs w:val="18"/>
              </w:rPr>
              <w:br/>
              <w:t>Pinjar</w:t>
            </w:r>
          </w:p>
        </w:tc>
        <w:tc>
          <w:tcPr>
            <w:tcW w:w="859" w:type="pct"/>
          </w:tcPr>
          <w:p w14:paraId="71626846" w14:textId="77777777" w:rsidR="00B648B5" w:rsidRDefault="00B648B5" w:rsidP="00B648B5">
            <w:pPr>
              <w:spacing w:before="40" w:after="40"/>
              <w:rPr>
                <w:rFonts w:cs="Arial"/>
                <w:sz w:val="18"/>
                <w:szCs w:val="18"/>
              </w:rPr>
            </w:pPr>
            <w:r>
              <w:rPr>
                <w:rFonts w:cs="Arial"/>
                <w:sz w:val="18"/>
                <w:szCs w:val="18"/>
              </w:rPr>
              <w:t>(WAWA, 1995)</w:t>
            </w:r>
          </w:p>
          <w:p w14:paraId="67473A35" w14:textId="77777777" w:rsidR="00B648B5" w:rsidRDefault="00B648B5" w:rsidP="00B648B5">
            <w:pPr>
              <w:spacing w:before="40" w:after="40"/>
              <w:rPr>
                <w:rFonts w:cs="Arial"/>
                <w:sz w:val="18"/>
                <w:szCs w:val="18"/>
              </w:rPr>
            </w:pPr>
          </w:p>
          <w:p w14:paraId="3290E44A"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Selected to represent water levels over area of undisturbed phreatophytic vegetation</w:t>
            </w:r>
          </w:p>
          <w:p w14:paraId="7B92A6F9"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Banksia woodland &lt;8m depth to groundwater</w:t>
            </w:r>
          </w:p>
          <w:p w14:paraId="441C9239" w14:textId="77777777" w:rsidR="00B648B5" w:rsidRPr="00375269" w:rsidRDefault="00B648B5" w:rsidP="00B648B5">
            <w:pPr>
              <w:spacing w:before="40" w:after="40"/>
              <w:rPr>
                <w:rFonts w:cs="Arial"/>
                <w:sz w:val="18"/>
                <w:szCs w:val="18"/>
              </w:rPr>
            </w:pPr>
          </w:p>
        </w:tc>
        <w:tc>
          <w:tcPr>
            <w:tcW w:w="938" w:type="pct"/>
          </w:tcPr>
          <w:p w14:paraId="1722609D" w14:textId="77777777" w:rsidR="00B648B5" w:rsidRDefault="00B648B5" w:rsidP="00B648B5">
            <w:pPr>
              <w:spacing w:before="40" w:after="40"/>
              <w:rPr>
                <w:rFonts w:cs="Arial"/>
                <w:sz w:val="18"/>
                <w:szCs w:val="18"/>
              </w:rPr>
            </w:pPr>
            <w:r>
              <w:rPr>
                <w:rFonts w:cs="Arial"/>
                <w:sz w:val="18"/>
                <w:szCs w:val="18"/>
              </w:rPr>
              <w:t>(WAWA, 1995)</w:t>
            </w:r>
          </w:p>
          <w:p w14:paraId="1CE11A97" w14:textId="77777777" w:rsidR="00B648B5" w:rsidRDefault="00B648B5" w:rsidP="00B648B5">
            <w:pPr>
              <w:spacing w:before="40" w:after="40"/>
              <w:rPr>
                <w:rFonts w:cs="Arial"/>
                <w:sz w:val="18"/>
                <w:szCs w:val="18"/>
              </w:rPr>
            </w:pPr>
          </w:p>
          <w:p w14:paraId="02C5C523"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To protect terrestrial vegetation</w:t>
            </w:r>
          </w:p>
          <w:p w14:paraId="78287E9E" w14:textId="77777777" w:rsidR="00B648B5" w:rsidRPr="00FF521B" w:rsidRDefault="00B648B5" w:rsidP="00B648B5">
            <w:pPr>
              <w:spacing w:before="40" w:after="40"/>
              <w:rPr>
                <w:rFonts w:cs="Arial"/>
                <w:sz w:val="18"/>
                <w:szCs w:val="18"/>
              </w:rPr>
            </w:pPr>
          </w:p>
        </w:tc>
        <w:tc>
          <w:tcPr>
            <w:tcW w:w="534" w:type="pct"/>
            <w:vAlign w:val="center"/>
          </w:tcPr>
          <w:p w14:paraId="448E685D" w14:textId="77777777" w:rsidR="00B648B5" w:rsidRPr="00FF521B" w:rsidRDefault="00B648B5" w:rsidP="00B648B5">
            <w:pPr>
              <w:spacing w:before="40" w:after="40"/>
              <w:jc w:val="center"/>
              <w:rPr>
                <w:rFonts w:cs="Arial"/>
                <w:sz w:val="18"/>
                <w:szCs w:val="18"/>
              </w:rPr>
            </w:pPr>
            <w:r w:rsidRPr="00FF521B">
              <w:rPr>
                <w:rFonts w:cs="Arial"/>
                <w:sz w:val="18"/>
                <w:szCs w:val="18"/>
              </w:rPr>
              <w:t>61610833 (bore WM1)</w:t>
            </w:r>
          </w:p>
        </w:tc>
        <w:tc>
          <w:tcPr>
            <w:tcW w:w="437" w:type="pct"/>
            <w:vAlign w:val="center"/>
          </w:tcPr>
          <w:p w14:paraId="26469705" w14:textId="77777777" w:rsidR="00B648B5" w:rsidRPr="00FF521B" w:rsidRDefault="00B648B5" w:rsidP="00B648B5">
            <w:pPr>
              <w:spacing w:before="40" w:after="40"/>
              <w:jc w:val="center"/>
              <w:rPr>
                <w:rFonts w:cs="Arial"/>
                <w:sz w:val="18"/>
                <w:szCs w:val="18"/>
              </w:rPr>
            </w:pPr>
            <w:r w:rsidRPr="00FF521B">
              <w:rPr>
                <w:rFonts w:cs="Arial"/>
                <w:sz w:val="18"/>
                <w:szCs w:val="18"/>
              </w:rPr>
              <w:t>55.7</w:t>
            </w:r>
          </w:p>
        </w:tc>
        <w:tc>
          <w:tcPr>
            <w:tcW w:w="437" w:type="pct"/>
            <w:vAlign w:val="center"/>
          </w:tcPr>
          <w:p w14:paraId="7D1C6F7B" w14:textId="77777777" w:rsidR="00B648B5" w:rsidRPr="00FF521B" w:rsidRDefault="00B648B5" w:rsidP="00B648B5">
            <w:pPr>
              <w:spacing w:before="40" w:after="40"/>
              <w:jc w:val="center"/>
              <w:rPr>
                <w:rFonts w:cs="Arial"/>
                <w:sz w:val="18"/>
                <w:szCs w:val="18"/>
              </w:rPr>
            </w:pPr>
          </w:p>
        </w:tc>
        <w:tc>
          <w:tcPr>
            <w:tcW w:w="1407" w:type="pct"/>
            <w:vAlign w:val="center"/>
          </w:tcPr>
          <w:p w14:paraId="46EDCBA0" w14:textId="77777777" w:rsidR="00B648B5" w:rsidRDefault="00B648B5" w:rsidP="00B648B5">
            <w:pPr>
              <w:spacing w:before="40" w:after="40"/>
              <w:rPr>
                <w:rFonts w:cs="Arial"/>
                <w:sz w:val="18"/>
                <w:szCs w:val="18"/>
              </w:rPr>
            </w:pPr>
            <w:r>
              <w:rPr>
                <w:rFonts w:cs="Arial"/>
                <w:sz w:val="18"/>
                <w:szCs w:val="18"/>
              </w:rPr>
              <w:t xml:space="preserve">Water levels at WM1 have been monitored since 1975 and have declined 3 to 4 metres over this period. Water levels showed an ongoing declining trend until around 2013 when they appeared to stabilise and have been trending upwards since 2016. </w:t>
            </w:r>
          </w:p>
          <w:p w14:paraId="2BA9A267" w14:textId="77777777" w:rsidR="00B648B5" w:rsidRPr="00FF521B" w:rsidRDefault="00B648B5" w:rsidP="00B648B5">
            <w:pPr>
              <w:spacing w:before="40" w:after="40"/>
              <w:rPr>
                <w:rFonts w:cs="Arial"/>
                <w:sz w:val="18"/>
                <w:szCs w:val="18"/>
              </w:rPr>
            </w:pPr>
            <w:r>
              <w:rPr>
                <w:rFonts w:cs="Arial"/>
                <w:sz w:val="18"/>
                <w:szCs w:val="18"/>
              </w:rPr>
              <w:t>The nearest vegetation monitoring transects are ‘P50’, described above and located nearly 5km to the north-west, and ‘Neaves’, located almost the same distance away to the south-east. The Neaves transect was established in 1966. Like the P50 transect, the Neaves transect shows general decline in species tolerating excessive wetness and an overall increase in the range of species tolerating ‘broad’ site conditions. The transect has been regularly affected by fire, most recently the year before the 2017 monitoring, and the burnt areas were still re-establishing at the time of monitoring. The 2017 monitoring showed a decrease in cover of exotic species.</w:t>
            </w:r>
          </w:p>
        </w:tc>
      </w:tr>
      <w:tr w:rsidR="00B648B5" w:rsidRPr="00FF521B" w14:paraId="1AD07CE9" w14:textId="77777777" w:rsidTr="00B648B5">
        <w:trPr>
          <w:cantSplit/>
        </w:trPr>
        <w:tc>
          <w:tcPr>
            <w:tcW w:w="388" w:type="pct"/>
            <w:vAlign w:val="center"/>
          </w:tcPr>
          <w:p w14:paraId="056B814A" w14:textId="77777777" w:rsidR="00B648B5" w:rsidRPr="00FF521B" w:rsidRDefault="00B648B5" w:rsidP="00B648B5">
            <w:pPr>
              <w:spacing w:before="40" w:after="40"/>
              <w:rPr>
                <w:rFonts w:cs="Arial"/>
                <w:sz w:val="18"/>
                <w:szCs w:val="18"/>
              </w:rPr>
            </w:pPr>
            <w:r w:rsidRPr="00FF521B">
              <w:rPr>
                <w:rFonts w:cs="Arial"/>
                <w:sz w:val="18"/>
                <w:szCs w:val="18"/>
              </w:rPr>
              <w:t>WM2</w:t>
            </w:r>
            <w:r w:rsidRPr="00FF521B">
              <w:rPr>
                <w:rFonts w:cs="Arial"/>
                <w:sz w:val="18"/>
                <w:szCs w:val="18"/>
              </w:rPr>
              <w:br/>
              <w:t>Melaleuca Park North</w:t>
            </w:r>
          </w:p>
        </w:tc>
        <w:tc>
          <w:tcPr>
            <w:tcW w:w="859" w:type="pct"/>
          </w:tcPr>
          <w:p w14:paraId="084B9C33" w14:textId="77777777" w:rsidR="00B648B5" w:rsidRDefault="00B648B5" w:rsidP="00B648B5">
            <w:pPr>
              <w:spacing w:before="40" w:after="40"/>
              <w:rPr>
                <w:rFonts w:cs="Arial"/>
                <w:sz w:val="18"/>
                <w:szCs w:val="18"/>
              </w:rPr>
            </w:pPr>
            <w:r>
              <w:rPr>
                <w:rFonts w:cs="Arial"/>
                <w:sz w:val="18"/>
                <w:szCs w:val="18"/>
              </w:rPr>
              <w:t>(WAWA, 1995)</w:t>
            </w:r>
          </w:p>
          <w:p w14:paraId="57B3F95D" w14:textId="77777777" w:rsidR="00B648B5" w:rsidRDefault="00B648B5" w:rsidP="00B648B5">
            <w:pPr>
              <w:spacing w:before="40" w:after="40"/>
              <w:rPr>
                <w:rFonts w:cs="Arial"/>
                <w:sz w:val="18"/>
                <w:szCs w:val="18"/>
              </w:rPr>
            </w:pPr>
          </w:p>
          <w:p w14:paraId="2E723E67"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Selected to represent water levels over area of undisturbed phreatophytic vegetation</w:t>
            </w:r>
          </w:p>
          <w:p w14:paraId="6FD0B22F"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Banksia woodland &lt;8m depth to groundwater</w:t>
            </w:r>
          </w:p>
          <w:p w14:paraId="34509AD4" w14:textId="77777777" w:rsidR="00B648B5" w:rsidRPr="00375269" w:rsidRDefault="00B648B5" w:rsidP="00B648B5">
            <w:pPr>
              <w:spacing w:before="40" w:after="40"/>
              <w:rPr>
                <w:rFonts w:cs="Arial"/>
                <w:sz w:val="18"/>
                <w:szCs w:val="18"/>
              </w:rPr>
            </w:pPr>
          </w:p>
        </w:tc>
        <w:tc>
          <w:tcPr>
            <w:tcW w:w="938" w:type="pct"/>
          </w:tcPr>
          <w:p w14:paraId="13508445" w14:textId="77777777" w:rsidR="00B648B5" w:rsidRDefault="00B648B5" w:rsidP="00B648B5">
            <w:pPr>
              <w:spacing w:before="40" w:after="40"/>
              <w:rPr>
                <w:rFonts w:cs="Arial"/>
                <w:sz w:val="18"/>
                <w:szCs w:val="18"/>
              </w:rPr>
            </w:pPr>
            <w:r>
              <w:rPr>
                <w:rFonts w:cs="Arial"/>
                <w:sz w:val="18"/>
                <w:szCs w:val="18"/>
              </w:rPr>
              <w:t>(WAWA, 1995)</w:t>
            </w:r>
          </w:p>
          <w:p w14:paraId="12EF08F6" w14:textId="77777777" w:rsidR="00B648B5" w:rsidRDefault="00B648B5" w:rsidP="00B648B5">
            <w:pPr>
              <w:spacing w:before="40" w:after="40"/>
              <w:rPr>
                <w:rFonts w:cs="Arial"/>
                <w:sz w:val="18"/>
                <w:szCs w:val="18"/>
              </w:rPr>
            </w:pPr>
          </w:p>
          <w:p w14:paraId="77377A30"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To protect terrestrial vegetation</w:t>
            </w:r>
          </w:p>
          <w:p w14:paraId="265785D1" w14:textId="77777777" w:rsidR="00B648B5" w:rsidRPr="00FF521B" w:rsidRDefault="00B648B5" w:rsidP="00B648B5">
            <w:pPr>
              <w:spacing w:before="40" w:after="40"/>
              <w:rPr>
                <w:rFonts w:cs="Arial"/>
                <w:sz w:val="18"/>
                <w:szCs w:val="18"/>
              </w:rPr>
            </w:pPr>
          </w:p>
        </w:tc>
        <w:tc>
          <w:tcPr>
            <w:tcW w:w="534" w:type="pct"/>
            <w:vAlign w:val="center"/>
          </w:tcPr>
          <w:p w14:paraId="06B55881" w14:textId="77777777" w:rsidR="00B648B5" w:rsidRPr="00FF521B" w:rsidRDefault="00B648B5" w:rsidP="00B648B5">
            <w:pPr>
              <w:spacing w:before="40" w:after="40"/>
              <w:rPr>
                <w:rFonts w:cs="Arial"/>
                <w:sz w:val="18"/>
                <w:szCs w:val="18"/>
              </w:rPr>
            </w:pPr>
            <w:r w:rsidRPr="00FF521B">
              <w:rPr>
                <w:rFonts w:cs="Arial"/>
                <w:sz w:val="18"/>
                <w:szCs w:val="18"/>
              </w:rPr>
              <w:t>61610908 (bore WM2)</w:t>
            </w:r>
          </w:p>
        </w:tc>
        <w:tc>
          <w:tcPr>
            <w:tcW w:w="437" w:type="pct"/>
            <w:vAlign w:val="center"/>
          </w:tcPr>
          <w:p w14:paraId="7610FB77" w14:textId="77777777" w:rsidR="00B648B5" w:rsidRPr="00FF521B" w:rsidRDefault="00B648B5" w:rsidP="00B648B5">
            <w:pPr>
              <w:spacing w:before="40" w:after="40"/>
              <w:jc w:val="center"/>
              <w:rPr>
                <w:rFonts w:cs="Arial"/>
                <w:sz w:val="18"/>
                <w:szCs w:val="18"/>
              </w:rPr>
            </w:pPr>
            <w:r w:rsidRPr="00FF521B">
              <w:rPr>
                <w:rFonts w:cs="Arial"/>
                <w:sz w:val="18"/>
                <w:szCs w:val="18"/>
              </w:rPr>
              <w:t>66.5</w:t>
            </w:r>
          </w:p>
        </w:tc>
        <w:tc>
          <w:tcPr>
            <w:tcW w:w="437" w:type="pct"/>
            <w:vAlign w:val="center"/>
          </w:tcPr>
          <w:p w14:paraId="048C03B0" w14:textId="77777777" w:rsidR="00B648B5" w:rsidRPr="00FF521B" w:rsidRDefault="00B648B5" w:rsidP="00B648B5">
            <w:pPr>
              <w:spacing w:before="40" w:after="40"/>
              <w:jc w:val="center"/>
              <w:rPr>
                <w:rFonts w:cs="Arial"/>
                <w:sz w:val="18"/>
                <w:szCs w:val="18"/>
              </w:rPr>
            </w:pPr>
          </w:p>
        </w:tc>
        <w:tc>
          <w:tcPr>
            <w:tcW w:w="1407" w:type="pct"/>
            <w:vAlign w:val="center"/>
          </w:tcPr>
          <w:p w14:paraId="0A76295E" w14:textId="77777777" w:rsidR="00B648B5" w:rsidRDefault="00B648B5" w:rsidP="00B648B5">
            <w:pPr>
              <w:spacing w:before="40" w:after="40"/>
              <w:rPr>
                <w:rFonts w:cs="Arial"/>
                <w:sz w:val="18"/>
                <w:szCs w:val="18"/>
              </w:rPr>
            </w:pPr>
            <w:r>
              <w:rPr>
                <w:rFonts w:cs="Arial"/>
                <w:sz w:val="18"/>
                <w:szCs w:val="18"/>
              </w:rPr>
              <w:t xml:space="preserve">Water levels at WM2 have been monitored since 1975 and have declined 2 to 3 metres over this period. Water levels have fluctuated over the monitoring period, declining between 1975 and 1991, rising slightly and then declining again between 1997 and 2013. Water levels have been trending upwards since 2015. </w:t>
            </w:r>
          </w:p>
          <w:p w14:paraId="721DB7FD" w14:textId="77777777" w:rsidR="00B648B5" w:rsidRPr="00FF521B" w:rsidRDefault="00B648B5" w:rsidP="00B648B5">
            <w:pPr>
              <w:spacing w:before="40" w:after="40"/>
              <w:rPr>
                <w:rFonts w:cs="Arial"/>
                <w:sz w:val="18"/>
                <w:szCs w:val="18"/>
              </w:rPr>
            </w:pPr>
            <w:r>
              <w:rPr>
                <w:rFonts w:cs="Arial"/>
                <w:sz w:val="18"/>
                <w:szCs w:val="18"/>
              </w:rPr>
              <w:t>The nearest vegetation monitoring transect is ‘Neaves’, located 3.5 km away to the south-west. Monitoring results for Neaves are described above for WM1.</w:t>
            </w:r>
          </w:p>
          <w:p w14:paraId="792851A1" w14:textId="77777777" w:rsidR="00B648B5" w:rsidRPr="00FF521B" w:rsidRDefault="00B648B5" w:rsidP="00B648B5">
            <w:pPr>
              <w:spacing w:before="40" w:after="40"/>
              <w:rPr>
                <w:rFonts w:cs="Arial"/>
                <w:sz w:val="18"/>
                <w:szCs w:val="18"/>
              </w:rPr>
            </w:pPr>
          </w:p>
        </w:tc>
      </w:tr>
      <w:tr w:rsidR="00B648B5" w:rsidRPr="00FF521B" w14:paraId="05B8D723" w14:textId="77777777" w:rsidTr="00B648B5">
        <w:trPr>
          <w:cantSplit/>
        </w:trPr>
        <w:tc>
          <w:tcPr>
            <w:tcW w:w="388" w:type="pct"/>
            <w:vAlign w:val="center"/>
          </w:tcPr>
          <w:p w14:paraId="4B54AE04" w14:textId="77777777" w:rsidR="00B648B5" w:rsidRPr="00FF521B" w:rsidRDefault="00B648B5" w:rsidP="00B648B5">
            <w:pPr>
              <w:spacing w:before="40" w:after="40"/>
              <w:rPr>
                <w:rFonts w:cs="Arial"/>
                <w:sz w:val="18"/>
                <w:szCs w:val="18"/>
              </w:rPr>
            </w:pPr>
            <w:r w:rsidRPr="00FF521B">
              <w:rPr>
                <w:rFonts w:cs="Arial"/>
                <w:sz w:val="18"/>
                <w:szCs w:val="18"/>
              </w:rPr>
              <w:t>WM8</w:t>
            </w:r>
            <w:r w:rsidRPr="00FF521B">
              <w:rPr>
                <w:rFonts w:cs="Arial"/>
                <w:sz w:val="18"/>
                <w:szCs w:val="18"/>
              </w:rPr>
              <w:br/>
              <w:t>Melaleuca Park</w:t>
            </w:r>
          </w:p>
        </w:tc>
        <w:tc>
          <w:tcPr>
            <w:tcW w:w="859" w:type="pct"/>
          </w:tcPr>
          <w:p w14:paraId="0AA4B236" w14:textId="77777777" w:rsidR="00B648B5" w:rsidRDefault="00B648B5" w:rsidP="00B648B5">
            <w:pPr>
              <w:spacing w:before="40" w:after="40"/>
              <w:rPr>
                <w:rFonts w:cs="Arial"/>
                <w:sz w:val="18"/>
                <w:szCs w:val="18"/>
              </w:rPr>
            </w:pPr>
            <w:r>
              <w:rPr>
                <w:rFonts w:cs="Arial"/>
                <w:sz w:val="18"/>
                <w:szCs w:val="18"/>
              </w:rPr>
              <w:t>(WAWA, 1995)</w:t>
            </w:r>
          </w:p>
          <w:p w14:paraId="6B558487" w14:textId="77777777" w:rsidR="00B648B5" w:rsidRDefault="00B648B5" w:rsidP="00B648B5">
            <w:pPr>
              <w:spacing w:before="40" w:after="40"/>
              <w:rPr>
                <w:rFonts w:cs="Arial"/>
                <w:sz w:val="18"/>
                <w:szCs w:val="18"/>
              </w:rPr>
            </w:pPr>
          </w:p>
          <w:p w14:paraId="4ACA10C0"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Selected to represent water levels over area of undisturbed phreatophytic vegetation</w:t>
            </w:r>
          </w:p>
          <w:p w14:paraId="44F16A32"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Banksia woodland &lt;8m depth to groundwater</w:t>
            </w:r>
          </w:p>
          <w:p w14:paraId="7C83CED6" w14:textId="77777777" w:rsidR="00B648B5" w:rsidRPr="00FF521B" w:rsidRDefault="00B648B5" w:rsidP="00B648B5">
            <w:pPr>
              <w:spacing w:before="40" w:after="40"/>
              <w:rPr>
                <w:rFonts w:cs="Arial"/>
                <w:i/>
                <w:sz w:val="18"/>
                <w:szCs w:val="18"/>
              </w:rPr>
            </w:pPr>
          </w:p>
        </w:tc>
        <w:tc>
          <w:tcPr>
            <w:tcW w:w="938" w:type="pct"/>
          </w:tcPr>
          <w:p w14:paraId="67A2DD4D" w14:textId="77777777" w:rsidR="00B648B5" w:rsidRDefault="00B648B5" w:rsidP="00B648B5">
            <w:pPr>
              <w:spacing w:before="40" w:after="40"/>
              <w:rPr>
                <w:rFonts w:cs="Arial"/>
                <w:sz w:val="18"/>
                <w:szCs w:val="18"/>
              </w:rPr>
            </w:pPr>
            <w:r>
              <w:rPr>
                <w:rFonts w:cs="Arial"/>
                <w:sz w:val="18"/>
                <w:szCs w:val="18"/>
              </w:rPr>
              <w:t>(WAWA, 1995)</w:t>
            </w:r>
          </w:p>
          <w:p w14:paraId="6E10D306" w14:textId="77777777" w:rsidR="00B648B5" w:rsidRDefault="00B648B5" w:rsidP="00B648B5">
            <w:pPr>
              <w:spacing w:before="40" w:after="40"/>
              <w:rPr>
                <w:rFonts w:cs="Arial"/>
                <w:sz w:val="18"/>
                <w:szCs w:val="18"/>
              </w:rPr>
            </w:pPr>
          </w:p>
          <w:p w14:paraId="167C7748" w14:textId="77777777" w:rsidR="00B648B5" w:rsidRDefault="00B648B5" w:rsidP="00B648B5">
            <w:pPr>
              <w:pStyle w:val="ListParagraph"/>
              <w:numPr>
                <w:ilvl w:val="0"/>
                <w:numId w:val="14"/>
              </w:numPr>
              <w:spacing w:before="40" w:after="40"/>
              <w:rPr>
                <w:rFonts w:cs="Arial"/>
                <w:sz w:val="18"/>
                <w:szCs w:val="18"/>
              </w:rPr>
            </w:pPr>
            <w:r>
              <w:rPr>
                <w:rFonts w:cs="Arial"/>
                <w:sz w:val="18"/>
                <w:szCs w:val="18"/>
              </w:rPr>
              <w:t>To protect terrestrial vegetation</w:t>
            </w:r>
          </w:p>
          <w:p w14:paraId="3FF8C06D" w14:textId="77777777" w:rsidR="00B648B5" w:rsidRPr="00FF521B" w:rsidRDefault="00B648B5" w:rsidP="00B648B5">
            <w:pPr>
              <w:spacing w:before="40" w:after="40"/>
              <w:rPr>
                <w:rFonts w:cs="Arial"/>
                <w:sz w:val="18"/>
                <w:szCs w:val="18"/>
              </w:rPr>
            </w:pPr>
          </w:p>
        </w:tc>
        <w:tc>
          <w:tcPr>
            <w:tcW w:w="534" w:type="pct"/>
            <w:vAlign w:val="center"/>
          </w:tcPr>
          <w:p w14:paraId="44FAE313" w14:textId="77777777" w:rsidR="00B648B5" w:rsidRPr="00FF521B" w:rsidRDefault="00B648B5" w:rsidP="00B648B5">
            <w:pPr>
              <w:spacing w:before="40" w:after="40"/>
              <w:rPr>
                <w:rFonts w:cs="Arial"/>
                <w:sz w:val="18"/>
                <w:szCs w:val="18"/>
              </w:rPr>
            </w:pPr>
            <w:r w:rsidRPr="00FF521B">
              <w:rPr>
                <w:rFonts w:cs="Arial"/>
                <w:sz w:val="18"/>
                <w:szCs w:val="18"/>
              </w:rPr>
              <w:t>61610983 (bore WM8)</w:t>
            </w:r>
          </w:p>
        </w:tc>
        <w:tc>
          <w:tcPr>
            <w:tcW w:w="437" w:type="pct"/>
            <w:vAlign w:val="center"/>
          </w:tcPr>
          <w:p w14:paraId="67E622B2" w14:textId="77777777" w:rsidR="00B648B5" w:rsidRPr="00FF521B" w:rsidRDefault="00B648B5" w:rsidP="00B648B5">
            <w:pPr>
              <w:spacing w:before="40" w:after="40"/>
              <w:jc w:val="center"/>
              <w:rPr>
                <w:rFonts w:cs="Arial"/>
                <w:sz w:val="18"/>
                <w:szCs w:val="18"/>
              </w:rPr>
            </w:pPr>
            <w:r w:rsidRPr="00FF521B">
              <w:rPr>
                <w:rFonts w:cs="Arial"/>
                <w:sz w:val="18"/>
                <w:szCs w:val="18"/>
              </w:rPr>
              <w:t>64.8</w:t>
            </w:r>
          </w:p>
        </w:tc>
        <w:tc>
          <w:tcPr>
            <w:tcW w:w="437" w:type="pct"/>
            <w:vAlign w:val="center"/>
          </w:tcPr>
          <w:p w14:paraId="02CDFBDB" w14:textId="77777777" w:rsidR="00B648B5" w:rsidRPr="00FF521B" w:rsidRDefault="00B648B5" w:rsidP="00B648B5">
            <w:pPr>
              <w:spacing w:before="40" w:after="40"/>
              <w:jc w:val="center"/>
              <w:rPr>
                <w:rFonts w:cs="Arial"/>
                <w:sz w:val="18"/>
                <w:szCs w:val="18"/>
              </w:rPr>
            </w:pPr>
          </w:p>
        </w:tc>
        <w:tc>
          <w:tcPr>
            <w:tcW w:w="1407" w:type="pct"/>
            <w:vAlign w:val="center"/>
          </w:tcPr>
          <w:p w14:paraId="3343B755" w14:textId="77777777" w:rsidR="00B648B5" w:rsidRPr="00FF521B" w:rsidRDefault="00B648B5" w:rsidP="00B648B5">
            <w:pPr>
              <w:spacing w:before="40" w:after="40"/>
              <w:rPr>
                <w:rFonts w:cs="Arial"/>
                <w:sz w:val="18"/>
                <w:szCs w:val="18"/>
              </w:rPr>
            </w:pPr>
            <w:r>
              <w:rPr>
                <w:rFonts w:cs="Arial"/>
                <w:sz w:val="18"/>
                <w:szCs w:val="18"/>
              </w:rPr>
              <w:t>The nearest vegetation monitoring is ‘Melaleuca’, located almost 2 km away to the south-west in the southern fringes of the Melaleuca Park conservation area. The Melaleuca transect was established in 1996 and most recently monitored in 2014. Over that period there has been a slight increase in the range of species on the transect, and a decline in species preferring wet sites. There has been an increase in the cover of most species groupings. Most of the major tree species on the transect have shown an overall decline in health over the monitoring period.</w:t>
            </w:r>
          </w:p>
          <w:p w14:paraId="47DD0941" w14:textId="77777777" w:rsidR="00B648B5" w:rsidRPr="00FF521B" w:rsidRDefault="00B648B5" w:rsidP="00B648B5">
            <w:pPr>
              <w:spacing w:before="40" w:after="40"/>
              <w:rPr>
                <w:rFonts w:cs="Arial"/>
                <w:sz w:val="18"/>
                <w:szCs w:val="18"/>
              </w:rPr>
            </w:pPr>
          </w:p>
        </w:tc>
      </w:tr>
      <w:tr w:rsidR="00B648B5" w:rsidRPr="00FF521B" w14:paraId="1C5223F6" w14:textId="77777777" w:rsidTr="00B648B5">
        <w:trPr>
          <w:cantSplit/>
        </w:trPr>
        <w:tc>
          <w:tcPr>
            <w:tcW w:w="388" w:type="pct"/>
            <w:vAlign w:val="center"/>
          </w:tcPr>
          <w:p w14:paraId="1F2208FF" w14:textId="77777777" w:rsidR="00B648B5" w:rsidRPr="00FF521B" w:rsidRDefault="00B648B5" w:rsidP="00B648B5">
            <w:pPr>
              <w:spacing w:before="40" w:after="40"/>
              <w:rPr>
                <w:rFonts w:cs="Arial"/>
                <w:sz w:val="18"/>
                <w:szCs w:val="18"/>
              </w:rPr>
            </w:pPr>
            <w:r w:rsidRPr="00FF521B">
              <w:rPr>
                <w:rFonts w:cs="Arial"/>
                <w:sz w:val="18"/>
                <w:szCs w:val="18"/>
              </w:rPr>
              <w:t>Lake Gwelup</w:t>
            </w:r>
          </w:p>
        </w:tc>
        <w:tc>
          <w:tcPr>
            <w:tcW w:w="859" w:type="pct"/>
          </w:tcPr>
          <w:p w14:paraId="77BFE9B6" w14:textId="77777777" w:rsidR="00B648B5" w:rsidRPr="00FF521B" w:rsidRDefault="00B648B5" w:rsidP="00B648B5">
            <w:pPr>
              <w:spacing w:before="40" w:after="40"/>
              <w:rPr>
                <w:rFonts w:cs="Arial"/>
                <w:i/>
                <w:sz w:val="18"/>
                <w:szCs w:val="18"/>
              </w:rPr>
            </w:pPr>
          </w:p>
        </w:tc>
        <w:tc>
          <w:tcPr>
            <w:tcW w:w="938" w:type="pct"/>
            <w:vAlign w:val="center"/>
          </w:tcPr>
          <w:p w14:paraId="1875EB79" w14:textId="77777777" w:rsidR="00B648B5" w:rsidRPr="00FF521B" w:rsidRDefault="00B648B5" w:rsidP="00B648B5">
            <w:pPr>
              <w:spacing w:before="40" w:after="40"/>
              <w:rPr>
                <w:rFonts w:cs="Arial"/>
                <w:i/>
                <w:sz w:val="18"/>
                <w:szCs w:val="18"/>
              </w:rPr>
            </w:pPr>
            <w:r w:rsidRPr="00FF521B">
              <w:rPr>
                <w:rFonts w:cs="Arial"/>
                <w:i/>
                <w:sz w:val="18"/>
                <w:szCs w:val="18"/>
              </w:rPr>
              <w:t>1b) Maintain health</w:t>
            </w:r>
          </w:p>
          <w:p w14:paraId="7ED73A46" w14:textId="77777777" w:rsidR="00B648B5" w:rsidRPr="00FF521B" w:rsidRDefault="00B648B5" w:rsidP="00B648B5">
            <w:pPr>
              <w:spacing w:before="40" w:after="40"/>
              <w:rPr>
                <w:rFonts w:cs="Arial"/>
                <w:sz w:val="18"/>
                <w:szCs w:val="18"/>
              </w:rPr>
            </w:pPr>
            <w:r w:rsidRPr="00FF521B">
              <w:rPr>
                <w:rFonts w:cs="Arial"/>
                <w:sz w:val="18"/>
                <w:szCs w:val="18"/>
              </w:rPr>
              <w:t>To maintain permanent water for fauna habitat and for visual amenity, to maintain fringing vegetation.</w:t>
            </w:r>
          </w:p>
        </w:tc>
        <w:tc>
          <w:tcPr>
            <w:tcW w:w="534" w:type="pct"/>
            <w:vAlign w:val="center"/>
          </w:tcPr>
          <w:p w14:paraId="21E38DE9" w14:textId="77777777" w:rsidR="00B648B5" w:rsidRPr="00FF521B" w:rsidRDefault="00B648B5" w:rsidP="00B648B5">
            <w:pPr>
              <w:spacing w:before="40" w:after="40"/>
              <w:rPr>
                <w:rFonts w:cs="Arial"/>
                <w:sz w:val="18"/>
                <w:szCs w:val="18"/>
              </w:rPr>
            </w:pPr>
            <w:r w:rsidRPr="00FF521B">
              <w:rPr>
                <w:rFonts w:cs="Arial"/>
                <w:sz w:val="18"/>
                <w:szCs w:val="18"/>
              </w:rPr>
              <w:t>61610032 (bore 8525)</w:t>
            </w:r>
          </w:p>
          <w:p w14:paraId="31C7EE80" w14:textId="77777777" w:rsidR="00B648B5" w:rsidRPr="00FF521B" w:rsidRDefault="00B648B5" w:rsidP="00B648B5">
            <w:pPr>
              <w:spacing w:before="40" w:after="40"/>
              <w:rPr>
                <w:rFonts w:cs="Arial"/>
                <w:sz w:val="18"/>
                <w:szCs w:val="18"/>
              </w:rPr>
            </w:pPr>
            <w:r w:rsidRPr="00FF521B">
              <w:rPr>
                <w:rFonts w:cs="Arial"/>
                <w:sz w:val="18"/>
                <w:szCs w:val="18"/>
              </w:rPr>
              <w:t xml:space="preserve">6162504 (staff 465) </w:t>
            </w:r>
          </w:p>
        </w:tc>
        <w:tc>
          <w:tcPr>
            <w:tcW w:w="437" w:type="pct"/>
            <w:vAlign w:val="center"/>
          </w:tcPr>
          <w:p w14:paraId="5E156995" w14:textId="77777777" w:rsidR="00B648B5" w:rsidRPr="00FF521B" w:rsidRDefault="00B648B5" w:rsidP="00B648B5">
            <w:pPr>
              <w:spacing w:before="40" w:after="40"/>
              <w:jc w:val="center"/>
              <w:rPr>
                <w:rFonts w:cs="Arial"/>
                <w:sz w:val="18"/>
                <w:szCs w:val="18"/>
              </w:rPr>
            </w:pPr>
          </w:p>
        </w:tc>
        <w:tc>
          <w:tcPr>
            <w:tcW w:w="437" w:type="pct"/>
            <w:vAlign w:val="center"/>
          </w:tcPr>
          <w:p w14:paraId="76806519" w14:textId="77777777" w:rsidR="00B648B5" w:rsidRPr="00FF521B" w:rsidRDefault="00B648B5" w:rsidP="00B648B5">
            <w:pPr>
              <w:spacing w:before="40" w:after="40"/>
              <w:jc w:val="center"/>
              <w:rPr>
                <w:rFonts w:cs="Arial"/>
                <w:sz w:val="18"/>
                <w:szCs w:val="18"/>
              </w:rPr>
            </w:pPr>
          </w:p>
        </w:tc>
        <w:tc>
          <w:tcPr>
            <w:tcW w:w="1407" w:type="pct"/>
            <w:vAlign w:val="center"/>
          </w:tcPr>
          <w:p w14:paraId="36B36678" w14:textId="77777777" w:rsidR="00B648B5" w:rsidRDefault="00B648B5" w:rsidP="00B648B5">
            <w:pPr>
              <w:spacing w:before="40" w:after="40"/>
              <w:rPr>
                <w:rFonts w:cs="Arial"/>
                <w:sz w:val="18"/>
                <w:szCs w:val="18"/>
              </w:rPr>
            </w:pPr>
            <w:r>
              <w:rPr>
                <w:rFonts w:cs="Arial"/>
                <w:sz w:val="18"/>
                <w:szCs w:val="18"/>
              </w:rPr>
              <w:t xml:space="preserve">Not currently a Ministerial criteria site, but DWER is proposing that it should be added as a new site in the EPA’s review. </w:t>
            </w:r>
          </w:p>
          <w:p w14:paraId="1B6EE323" w14:textId="77777777" w:rsidR="00B648B5" w:rsidRDefault="00B648B5" w:rsidP="00B648B5">
            <w:pPr>
              <w:spacing w:before="40" w:after="40"/>
              <w:rPr>
                <w:rFonts w:cs="Arial"/>
                <w:sz w:val="18"/>
                <w:szCs w:val="18"/>
              </w:rPr>
            </w:pPr>
            <w:r>
              <w:rPr>
                <w:rFonts w:cs="Arial"/>
                <w:sz w:val="18"/>
                <w:szCs w:val="18"/>
              </w:rPr>
              <w:t xml:space="preserve">Lake water levels were first monitored in 1960, but regular monitoring has occurred between 1967 and 1988, and from 1999 until the present. Lake levels in the 1970s and 1980s were 1m to 2m higher than in the 2000s. They have risen again since 2013 following a reduction in nearby public water supply abstraction, and levels are currently similar to levels in the 1980s. Nearby bore 61610032 has been monitored since 1972. Water levels at the bore have declined by around 4 metres since the start of monitoring. Levels have been reasonably stable since the early 2000s and have trended slightly upwards since 2011. </w:t>
            </w:r>
          </w:p>
          <w:p w14:paraId="080C6B84" w14:textId="77777777" w:rsidR="00B648B5" w:rsidRDefault="00B648B5" w:rsidP="00B648B5">
            <w:pPr>
              <w:spacing w:before="40" w:after="40"/>
              <w:rPr>
                <w:rFonts w:cs="Arial"/>
                <w:sz w:val="18"/>
                <w:szCs w:val="18"/>
              </w:rPr>
            </w:pPr>
          </w:p>
          <w:p w14:paraId="5F856A76" w14:textId="77777777" w:rsidR="00B648B5" w:rsidRPr="00FF521B" w:rsidRDefault="00B648B5" w:rsidP="00B648B5">
            <w:pPr>
              <w:spacing w:before="40" w:after="40"/>
              <w:rPr>
                <w:rFonts w:cs="Arial"/>
                <w:sz w:val="18"/>
                <w:szCs w:val="18"/>
              </w:rPr>
            </w:pPr>
            <w:r>
              <w:rPr>
                <w:rFonts w:cs="Arial"/>
                <w:sz w:val="18"/>
                <w:szCs w:val="18"/>
              </w:rPr>
              <w:t>A vegetation monitoring transect was established at Lake Gwelup in 2013 and it was last monitored in 2017. The higher water levels at the lake has inundated around half of the transect, and is probably the reason for the large drop in the cover-abundance of exotic species, and the low species similarity scores to the previous survey. The remainder of the transect is still dominated by exotic species, a reflection of its urban setting. The native tree species on the transect are mostly in good to excellent health.</w:t>
            </w:r>
          </w:p>
        </w:tc>
      </w:tr>
    </w:tbl>
    <w:p w14:paraId="7D12C12C" w14:textId="3D738162" w:rsidR="00C342F6" w:rsidRPr="00405883" w:rsidRDefault="00C342F6" w:rsidP="00405883">
      <w:pPr>
        <w:rPr>
          <w:noProof/>
          <w:lang w:eastAsia="en-AU"/>
        </w:rPr>
      </w:pPr>
      <w:r w:rsidRPr="00405883">
        <w:rPr>
          <w:noProof/>
          <w:lang w:eastAsia="en-AU"/>
        </w:rPr>
        <w:br w:type="page"/>
      </w:r>
    </w:p>
    <w:p w14:paraId="64BF46C5" w14:textId="20B787A4" w:rsidR="009D3B8C" w:rsidRPr="00B648B5" w:rsidRDefault="00B648B5">
      <w:pPr>
        <w:spacing w:after="160" w:line="259" w:lineRule="auto"/>
        <w:rPr>
          <w:sz w:val="22"/>
          <w:szCs w:val="22"/>
        </w:rPr>
      </w:pPr>
      <w:r w:rsidRPr="00B648B5">
        <w:rPr>
          <w:sz w:val="22"/>
          <w:szCs w:val="22"/>
        </w:rPr>
        <w:t>Table 2: Proposed site management objectives and 2030 threshold water levels</w:t>
      </w:r>
      <w:r w:rsidR="001114CF">
        <w:rPr>
          <w:sz w:val="22"/>
          <w:szCs w:val="22"/>
        </w:rPr>
        <w:t>.</w:t>
      </w:r>
    </w:p>
    <w:tbl>
      <w:tblPr>
        <w:tblStyle w:val="TableGrid2"/>
        <w:tblpPr w:leftFromText="180" w:rightFromText="180" w:vertAnchor="text" w:tblpY="1"/>
        <w:tblOverlap w:val="never"/>
        <w:tblW w:w="5000" w:type="pct"/>
        <w:tblBorders>
          <w:top w:val="single" w:sz="4" w:space="0" w:color="5B9BD5" w:themeColor="accent1"/>
          <w:left w:val="none" w:sz="0" w:space="0" w:color="auto"/>
          <w:bottom w:val="single" w:sz="4" w:space="0" w:color="5B9BD5" w:themeColor="accent1"/>
          <w:right w:val="none" w:sz="0" w:space="0" w:color="auto"/>
          <w:insideH w:val="single" w:sz="4" w:space="0" w:color="5B9BD5" w:themeColor="accent1"/>
          <w:insideV w:val="none" w:sz="0" w:space="0" w:color="auto"/>
        </w:tblBorders>
        <w:tblLook w:val="04A0" w:firstRow="1" w:lastRow="0" w:firstColumn="1" w:lastColumn="0" w:noHBand="0" w:noVBand="1"/>
      </w:tblPr>
      <w:tblGrid>
        <w:gridCol w:w="1075"/>
        <w:gridCol w:w="2504"/>
        <w:gridCol w:w="1524"/>
        <w:gridCol w:w="1418"/>
        <w:gridCol w:w="1418"/>
        <w:gridCol w:w="6019"/>
      </w:tblGrid>
      <w:tr w:rsidR="00B648B5" w:rsidRPr="00FF521B" w14:paraId="49F56115" w14:textId="77777777" w:rsidTr="00B648B5">
        <w:trPr>
          <w:cantSplit/>
          <w:tblHeader/>
        </w:trPr>
        <w:tc>
          <w:tcPr>
            <w:tcW w:w="385" w:type="pct"/>
            <w:shd w:val="clear" w:color="auto" w:fill="BDD6EE" w:themeFill="accent1" w:themeFillTint="66"/>
            <w:vAlign w:val="center"/>
          </w:tcPr>
          <w:p w14:paraId="130A3E4E" w14:textId="77777777" w:rsidR="00B648B5" w:rsidRPr="00FF521B" w:rsidRDefault="00B648B5" w:rsidP="00B648B5">
            <w:pPr>
              <w:spacing w:before="40" w:after="40"/>
              <w:rPr>
                <w:rFonts w:cs="Arial"/>
                <w:b/>
                <w:sz w:val="18"/>
                <w:szCs w:val="18"/>
              </w:rPr>
            </w:pPr>
            <w:r w:rsidRPr="00FF521B">
              <w:rPr>
                <w:rFonts w:cs="Arial"/>
                <w:b/>
                <w:sz w:val="18"/>
                <w:szCs w:val="18"/>
              </w:rPr>
              <w:t>Site name</w:t>
            </w:r>
          </w:p>
        </w:tc>
        <w:tc>
          <w:tcPr>
            <w:tcW w:w="897" w:type="pct"/>
            <w:shd w:val="clear" w:color="auto" w:fill="BDD6EE" w:themeFill="accent1" w:themeFillTint="66"/>
            <w:vAlign w:val="center"/>
          </w:tcPr>
          <w:p w14:paraId="0B04F6B4" w14:textId="77777777" w:rsidR="00B648B5" w:rsidRPr="00FF521B" w:rsidRDefault="00B648B5" w:rsidP="00B648B5">
            <w:pPr>
              <w:spacing w:before="40" w:after="40"/>
              <w:rPr>
                <w:rFonts w:cs="Arial"/>
                <w:b/>
                <w:sz w:val="18"/>
                <w:szCs w:val="18"/>
              </w:rPr>
            </w:pPr>
            <w:r w:rsidRPr="00FF521B">
              <w:rPr>
                <w:rFonts w:cs="Arial"/>
                <w:b/>
                <w:sz w:val="18"/>
                <w:szCs w:val="18"/>
              </w:rPr>
              <w:t xml:space="preserve">Site management objectives </w:t>
            </w:r>
          </w:p>
          <w:p w14:paraId="58790BFD" w14:textId="77777777" w:rsidR="00B648B5" w:rsidRPr="00FF521B" w:rsidRDefault="00B648B5" w:rsidP="00B648B5">
            <w:pPr>
              <w:spacing w:before="40" w:after="40"/>
              <w:rPr>
                <w:rFonts w:cs="Arial"/>
                <w:b/>
                <w:sz w:val="18"/>
                <w:szCs w:val="18"/>
              </w:rPr>
            </w:pPr>
          </w:p>
          <w:p w14:paraId="36CDD662" w14:textId="77777777" w:rsidR="00B648B5" w:rsidRPr="00FF521B" w:rsidRDefault="00B648B5" w:rsidP="00B648B5">
            <w:pPr>
              <w:spacing w:before="40" w:after="40"/>
              <w:rPr>
                <w:rFonts w:cs="Arial"/>
                <w:b/>
                <w:sz w:val="18"/>
                <w:szCs w:val="18"/>
              </w:rPr>
            </w:pPr>
          </w:p>
        </w:tc>
        <w:tc>
          <w:tcPr>
            <w:tcW w:w="546" w:type="pct"/>
            <w:shd w:val="clear" w:color="auto" w:fill="BDD6EE" w:themeFill="accent1" w:themeFillTint="66"/>
            <w:vAlign w:val="center"/>
          </w:tcPr>
          <w:p w14:paraId="11A62F8B" w14:textId="77777777" w:rsidR="00B648B5" w:rsidRPr="00FF521B" w:rsidRDefault="00B648B5" w:rsidP="00B648B5">
            <w:pPr>
              <w:spacing w:before="40" w:after="40"/>
              <w:rPr>
                <w:rFonts w:cs="Arial"/>
                <w:b/>
                <w:sz w:val="18"/>
                <w:szCs w:val="18"/>
              </w:rPr>
            </w:pPr>
            <w:r w:rsidRPr="00FF521B">
              <w:rPr>
                <w:rFonts w:cs="Arial"/>
                <w:b/>
                <w:sz w:val="18"/>
                <w:szCs w:val="18"/>
              </w:rPr>
              <w:t>Bore or staff gauge where Ministerial criteria/target/ threshold are measured</w:t>
            </w:r>
          </w:p>
        </w:tc>
        <w:tc>
          <w:tcPr>
            <w:tcW w:w="508" w:type="pct"/>
            <w:shd w:val="clear" w:color="auto" w:fill="BDD6EE" w:themeFill="accent1" w:themeFillTint="66"/>
            <w:vAlign w:val="center"/>
          </w:tcPr>
          <w:p w14:paraId="2F7A94FB" w14:textId="77777777" w:rsidR="00B648B5" w:rsidRPr="00FF521B" w:rsidRDefault="00B648B5" w:rsidP="00B648B5">
            <w:pPr>
              <w:spacing w:before="40" w:after="40"/>
              <w:jc w:val="center"/>
              <w:rPr>
                <w:rFonts w:cs="Arial"/>
                <w:b/>
                <w:sz w:val="18"/>
                <w:szCs w:val="18"/>
              </w:rPr>
            </w:pPr>
            <w:r w:rsidRPr="00FF521B">
              <w:rPr>
                <w:rFonts w:cs="Arial"/>
                <w:b/>
                <w:sz w:val="18"/>
                <w:szCs w:val="18"/>
              </w:rPr>
              <w:t>Current absolute minimum</w:t>
            </w:r>
            <w:r w:rsidRPr="00FF521B">
              <w:rPr>
                <w:rFonts w:cs="Arial"/>
                <w:b/>
                <w:sz w:val="18"/>
                <w:szCs w:val="18"/>
              </w:rPr>
              <w:br/>
              <w:t>(or minimum peak) Ministerial criteria</w:t>
            </w:r>
          </w:p>
          <w:p w14:paraId="0CB21E7A" w14:textId="77777777" w:rsidR="00B648B5" w:rsidRPr="00FF521B" w:rsidRDefault="00B648B5" w:rsidP="00B648B5">
            <w:pPr>
              <w:spacing w:before="40" w:after="40"/>
              <w:jc w:val="center"/>
              <w:rPr>
                <w:rFonts w:cs="Arial"/>
                <w:b/>
                <w:sz w:val="18"/>
                <w:szCs w:val="18"/>
              </w:rPr>
            </w:pPr>
            <w:r w:rsidRPr="00FF521B">
              <w:rPr>
                <w:rFonts w:cs="Arial"/>
                <w:b/>
                <w:sz w:val="18"/>
                <w:szCs w:val="18"/>
              </w:rPr>
              <w:t>mAHD</w:t>
            </w:r>
          </w:p>
        </w:tc>
        <w:tc>
          <w:tcPr>
            <w:tcW w:w="508" w:type="pct"/>
            <w:shd w:val="clear" w:color="auto" w:fill="BDD6EE" w:themeFill="accent1" w:themeFillTint="66"/>
            <w:vAlign w:val="center"/>
          </w:tcPr>
          <w:p w14:paraId="2847F820" w14:textId="00188C00" w:rsidR="00B648B5" w:rsidRPr="00FF521B" w:rsidRDefault="00B648B5" w:rsidP="00B648B5">
            <w:pPr>
              <w:spacing w:before="40" w:after="40"/>
              <w:jc w:val="center"/>
              <w:rPr>
                <w:rFonts w:cs="Arial"/>
                <w:b/>
                <w:sz w:val="18"/>
                <w:szCs w:val="18"/>
              </w:rPr>
            </w:pPr>
            <w:r>
              <w:rPr>
                <w:rFonts w:cs="Arial"/>
                <w:b/>
                <w:sz w:val="18"/>
                <w:szCs w:val="18"/>
              </w:rPr>
              <w:t>2030 thresh</w:t>
            </w:r>
            <w:r w:rsidRPr="00FF521B">
              <w:rPr>
                <w:rFonts w:cs="Arial"/>
                <w:b/>
                <w:sz w:val="18"/>
                <w:szCs w:val="18"/>
              </w:rPr>
              <w:t>old level</w:t>
            </w:r>
          </w:p>
          <w:p w14:paraId="6C06BA3D" w14:textId="77777777" w:rsidR="00B648B5" w:rsidRPr="00FF521B" w:rsidRDefault="00B648B5" w:rsidP="00B648B5">
            <w:pPr>
              <w:spacing w:before="40" w:after="40"/>
              <w:jc w:val="center"/>
              <w:rPr>
                <w:rFonts w:cs="Arial"/>
                <w:b/>
                <w:sz w:val="18"/>
                <w:szCs w:val="18"/>
              </w:rPr>
            </w:pPr>
            <w:r w:rsidRPr="00FF521B">
              <w:rPr>
                <w:rFonts w:cs="Arial"/>
                <w:b/>
                <w:sz w:val="18"/>
                <w:szCs w:val="18"/>
              </w:rPr>
              <w:t>mAHD</w:t>
            </w:r>
          </w:p>
        </w:tc>
        <w:tc>
          <w:tcPr>
            <w:tcW w:w="2156" w:type="pct"/>
            <w:shd w:val="clear" w:color="auto" w:fill="BDD6EE" w:themeFill="accent1" w:themeFillTint="66"/>
            <w:vAlign w:val="center"/>
          </w:tcPr>
          <w:p w14:paraId="5923B576" w14:textId="77777777" w:rsidR="00B648B5" w:rsidRPr="00FF521B" w:rsidRDefault="00B648B5" w:rsidP="00B648B5">
            <w:pPr>
              <w:spacing w:before="40" w:after="40"/>
              <w:jc w:val="center"/>
              <w:rPr>
                <w:rFonts w:cs="Arial"/>
                <w:b/>
                <w:sz w:val="18"/>
                <w:szCs w:val="18"/>
              </w:rPr>
            </w:pPr>
            <w:r w:rsidRPr="00FF521B">
              <w:rPr>
                <w:rFonts w:cs="Arial"/>
                <w:b/>
                <w:sz w:val="18"/>
                <w:szCs w:val="18"/>
              </w:rPr>
              <w:t>Notes</w:t>
            </w:r>
            <w:r w:rsidRPr="00FF521B">
              <w:rPr>
                <w:rFonts w:cs="Arial"/>
                <w:b/>
                <w:sz w:val="18"/>
                <w:szCs w:val="18"/>
                <w:vertAlign w:val="superscript"/>
              </w:rPr>
              <w:t xml:space="preserve"> i</w:t>
            </w:r>
          </w:p>
        </w:tc>
      </w:tr>
      <w:tr w:rsidR="00B648B5" w:rsidRPr="00FF521B" w14:paraId="223F2BD8" w14:textId="77777777" w:rsidTr="00B648B5">
        <w:trPr>
          <w:cantSplit/>
        </w:trPr>
        <w:tc>
          <w:tcPr>
            <w:tcW w:w="385" w:type="pct"/>
            <w:vAlign w:val="center"/>
          </w:tcPr>
          <w:p w14:paraId="659A4E13" w14:textId="77777777" w:rsidR="00B648B5" w:rsidRPr="00FF521B" w:rsidRDefault="00B648B5" w:rsidP="00B648B5">
            <w:pPr>
              <w:spacing w:before="40" w:after="40"/>
              <w:rPr>
                <w:rFonts w:cs="Arial"/>
                <w:sz w:val="18"/>
                <w:szCs w:val="18"/>
              </w:rPr>
            </w:pPr>
            <w:r w:rsidRPr="00FF521B">
              <w:rPr>
                <w:rFonts w:cs="Arial"/>
                <w:sz w:val="18"/>
                <w:szCs w:val="18"/>
              </w:rPr>
              <w:t>Lake Goollelal</w:t>
            </w:r>
          </w:p>
        </w:tc>
        <w:tc>
          <w:tcPr>
            <w:tcW w:w="897" w:type="pct"/>
            <w:vAlign w:val="center"/>
          </w:tcPr>
          <w:p w14:paraId="6BB21ADF" w14:textId="77777777" w:rsidR="00B648B5" w:rsidRPr="00FF521B" w:rsidRDefault="00B648B5" w:rsidP="00B648B5">
            <w:pPr>
              <w:spacing w:before="40" w:after="40"/>
              <w:rPr>
                <w:rFonts w:cs="Arial"/>
                <w:i/>
                <w:sz w:val="18"/>
                <w:szCs w:val="18"/>
              </w:rPr>
            </w:pPr>
            <w:r w:rsidRPr="00FF521B">
              <w:rPr>
                <w:rFonts w:cs="Arial"/>
                <w:i/>
                <w:sz w:val="18"/>
                <w:szCs w:val="18"/>
              </w:rPr>
              <w:t>1b) Maintain health</w:t>
            </w:r>
          </w:p>
          <w:p w14:paraId="2ABDD366" w14:textId="77777777" w:rsidR="00B648B5" w:rsidRPr="00FF521B" w:rsidRDefault="00B648B5" w:rsidP="00B648B5">
            <w:pPr>
              <w:spacing w:before="40" w:after="40"/>
              <w:rPr>
                <w:rFonts w:cs="Arial"/>
                <w:sz w:val="18"/>
                <w:szCs w:val="18"/>
              </w:rPr>
            </w:pPr>
            <w:r w:rsidRPr="00FF521B">
              <w:rPr>
                <w:rFonts w:cs="Arial"/>
                <w:sz w:val="18"/>
                <w:szCs w:val="18"/>
              </w:rPr>
              <w:t>Maintain groundwater levels to:</w:t>
            </w:r>
          </w:p>
          <w:p w14:paraId="4F63C998" w14:textId="77777777" w:rsidR="00B648B5" w:rsidRPr="00FF521B" w:rsidRDefault="00B648B5" w:rsidP="00B648B5">
            <w:pPr>
              <w:pStyle w:val="ListParagraph"/>
              <w:numPr>
                <w:ilvl w:val="0"/>
                <w:numId w:val="18"/>
              </w:numPr>
              <w:spacing w:before="40" w:after="40"/>
              <w:rPr>
                <w:rFonts w:cs="Arial"/>
                <w:sz w:val="18"/>
                <w:szCs w:val="18"/>
              </w:rPr>
            </w:pPr>
            <w:r w:rsidRPr="00FF521B">
              <w:rPr>
                <w:rFonts w:cs="Arial"/>
                <w:sz w:val="18"/>
                <w:szCs w:val="18"/>
              </w:rPr>
              <w:t>maintain permanent surface water for fauna habitat and visual amenity</w:t>
            </w:r>
          </w:p>
          <w:p w14:paraId="4239A861" w14:textId="77777777" w:rsidR="00B648B5" w:rsidRPr="00FF521B" w:rsidRDefault="00B648B5" w:rsidP="00B648B5">
            <w:pPr>
              <w:pStyle w:val="ListParagraph"/>
              <w:numPr>
                <w:ilvl w:val="0"/>
                <w:numId w:val="18"/>
              </w:numPr>
              <w:spacing w:before="40" w:after="40"/>
              <w:rPr>
                <w:rFonts w:cs="Arial"/>
                <w:sz w:val="18"/>
                <w:szCs w:val="18"/>
              </w:rPr>
            </w:pPr>
            <w:r w:rsidRPr="00FF521B">
              <w:rPr>
                <w:rFonts w:cs="Arial"/>
                <w:sz w:val="18"/>
                <w:szCs w:val="18"/>
              </w:rPr>
              <w:t>maintain fringing vegetation</w:t>
            </w:r>
          </w:p>
          <w:p w14:paraId="38FD7B1D" w14:textId="77777777" w:rsidR="00B648B5" w:rsidRPr="00FF521B" w:rsidRDefault="00B648B5" w:rsidP="00B648B5">
            <w:pPr>
              <w:pStyle w:val="ListParagraph"/>
              <w:numPr>
                <w:ilvl w:val="0"/>
                <w:numId w:val="18"/>
              </w:numPr>
              <w:spacing w:before="40" w:after="40"/>
              <w:rPr>
                <w:rFonts w:cs="Arial"/>
                <w:sz w:val="18"/>
                <w:szCs w:val="18"/>
              </w:rPr>
            </w:pPr>
            <w:r w:rsidRPr="00FF521B">
              <w:rPr>
                <w:rFonts w:cs="Arial"/>
                <w:sz w:val="18"/>
                <w:szCs w:val="18"/>
              </w:rPr>
              <w:t>minimise risk of acidification and nuisance midge proliferation.</w:t>
            </w:r>
          </w:p>
        </w:tc>
        <w:tc>
          <w:tcPr>
            <w:tcW w:w="546" w:type="pct"/>
            <w:vAlign w:val="center"/>
          </w:tcPr>
          <w:p w14:paraId="6F68D442" w14:textId="77777777" w:rsidR="00B648B5" w:rsidRPr="00FF521B" w:rsidRDefault="00B648B5" w:rsidP="00B648B5">
            <w:pPr>
              <w:spacing w:before="40" w:after="40"/>
              <w:rPr>
                <w:rFonts w:cs="Arial"/>
                <w:sz w:val="18"/>
                <w:szCs w:val="18"/>
              </w:rPr>
            </w:pPr>
            <w:r w:rsidRPr="00FF521B">
              <w:rPr>
                <w:rFonts w:cs="Arial"/>
                <w:sz w:val="18"/>
                <w:szCs w:val="18"/>
              </w:rPr>
              <w:t xml:space="preserve">6162517 </w:t>
            </w:r>
          </w:p>
          <w:p w14:paraId="23A3E82E" w14:textId="77777777" w:rsidR="00B648B5" w:rsidRPr="00FF521B" w:rsidRDefault="00B648B5" w:rsidP="00B648B5">
            <w:pPr>
              <w:spacing w:before="40" w:after="40"/>
              <w:rPr>
                <w:rFonts w:cs="Arial"/>
                <w:sz w:val="18"/>
                <w:szCs w:val="18"/>
              </w:rPr>
            </w:pPr>
            <w:r w:rsidRPr="00FF521B">
              <w:rPr>
                <w:rFonts w:cs="Arial"/>
                <w:sz w:val="18"/>
                <w:szCs w:val="18"/>
              </w:rPr>
              <w:t>(staff 459)</w:t>
            </w:r>
          </w:p>
          <w:p w14:paraId="620EFE75" w14:textId="77777777" w:rsidR="00B648B5" w:rsidRPr="00FF521B" w:rsidRDefault="00B648B5" w:rsidP="00B648B5">
            <w:pPr>
              <w:spacing w:before="40" w:after="40"/>
              <w:rPr>
                <w:rFonts w:cs="Arial"/>
                <w:sz w:val="18"/>
                <w:szCs w:val="18"/>
              </w:rPr>
            </w:pPr>
          </w:p>
        </w:tc>
        <w:tc>
          <w:tcPr>
            <w:tcW w:w="508" w:type="pct"/>
            <w:vAlign w:val="center"/>
          </w:tcPr>
          <w:p w14:paraId="7444AEDC" w14:textId="77777777" w:rsidR="00B648B5" w:rsidRPr="00FF521B" w:rsidRDefault="00B648B5" w:rsidP="00B648B5">
            <w:pPr>
              <w:spacing w:before="40" w:after="40"/>
              <w:jc w:val="center"/>
              <w:rPr>
                <w:rFonts w:cs="Arial"/>
                <w:sz w:val="18"/>
                <w:szCs w:val="18"/>
              </w:rPr>
            </w:pPr>
            <w:r w:rsidRPr="00FF521B">
              <w:rPr>
                <w:rFonts w:cs="Arial"/>
                <w:sz w:val="18"/>
                <w:szCs w:val="18"/>
              </w:rPr>
              <w:t>26.0</w:t>
            </w:r>
          </w:p>
        </w:tc>
        <w:tc>
          <w:tcPr>
            <w:tcW w:w="508" w:type="pct"/>
            <w:vAlign w:val="center"/>
          </w:tcPr>
          <w:p w14:paraId="09F51E65" w14:textId="77777777" w:rsidR="00B648B5" w:rsidRPr="00FF521B" w:rsidRDefault="00B648B5" w:rsidP="00B648B5">
            <w:pPr>
              <w:spacing w:before="40" w:after="40"/>
              <w:jc w:val="center"/>
              <w:rPr>
                <w:rFonts w:cs="Arial"/>
                <w:sz w:val="18"/>
                <w:szCs w:val="18"/>
              </w:rPr>
            </w:pPr>
            <w:r w:rsidRPr="00FF521B">
              <w:rPr>
                <w:rFonts w:cs="Arial"/>
                <w:sz w:val="18"/>
                <w:szCs w:val="18"/>
              </w:rPr>
              <w:t>26.4</w:t>
            </w:r>
          </w:p>
        </w:tc>
        <w:tc>
          <w:tcPr>
            <w:tcW w:w="2156" w:type="pct"/>
            <w:vAlign w:val="center"/>
          </w:tcPr>
          <w:p w14:paraId="1B9BAE88" w14:textId="77777777" w:rsidR="00B648B5" w:rsidRPr="00FF521B" w:rsidRDefault="00B648B5" w:rsidP="00B648B5">
            <w:pPr>
              <w:spacing w:before="40" w:after="40"/>
              <w:rPr>
                <w:rFonts w:cs="Arial"/>
                <w:sz w:val="18"/>
                <w:szCs w:val="18"/>
              </w:rPr>
            </w:pPr>
            <w:r w:rsidRPr="00FF521B">
              <w:rPr>
                <w:rFonts w:cs="Arial"/>
                <w:sz w:val="18"/>
                <w:szCs w:val="18"/>
              </w:rPr>
              <w:t xml:space="preserve">Monitoring shows that managing water levels to the existing minimum criterion will not meet site management objectives and that the criterion should be raised to reduce risk of acidification and nuisance midge proliferation. Current levels are above the proposed threshold and modelling projects the threshold level can be met at 2030. </w:t>
            </w:r>
          </w:p>
          <w:p w14:paraId="3E8366D5" w14:textId="77777777" w:rsidR="00B648B5" w:rsidRDefault="00B648B5" w:rsidP="00B648B5">
            <w:pPr>
              <w:spacing w:before="40" w:after="40"/>
              <w:rPr>
                <w:rFonts w:cs="Arial"/>
                <w:sz w:val="18"/>
                <w:szCs w:val="18"/>
              </w:rPr>
            </w:pPr>
            <w:r w:rsidRPr="00FF521B">
              <w:rPr>
                <w:rFonts w:cs="Arial"/>
                <w:b/>
                <w:sz w:val="18"/>
                <w:szCs w:val="18"/>
              </w:rPr>
              <w:t>Details of proposed change to Ministerial criteria:</w:t>
            </w:r>
            <w:r w:rsidRPr="00FF521B">
              <w:rPr>
                <w:rFonts w:cs="Arial"/>
                <w:sz w:val="18"/>
                <w:szCs w:val="18"/>
              </w:rPr>
              <w:t>. Beyond 2028, once the abstraction reductions have been implemented, adopt a threshold level of 26.4 (0.4 m higher than the existing minimum criterion).</w:t>
            </w:r>
          </w:p>
          <w:p w14:paraId="520CC189" w14:textId="77777777" w:rsidR="00B648B5" w:rsidRDefault="00B648B5" w:rsidP="00B648B5">
            <w:pPr>
              <w:spacing w:before="40" w:after="40"/>
              <w:rPr>
                <w:rFonts w:cs="Arial"/>
                <w:sz w:val="18"/>
                <w:szCs w:val="18"/>
              </w:rPr>
            </w:pPr>
          </w:p>
          <w:p w14:paraId="4E697B89" w14:textId="77777777" w:rsidR="00B648B5" w:rsidRDefault="00B648B5" w:rsidP="00B648B5">
            <w:pPr>
              <w:spacing w:before="40" w:after="40"/>
              <w:rPr>
                <w:rFonts w:cs="Arial"/>
                <w:sz w:val="18"/>
                <w:szCs w:val="18"/>
              </w:rPr>
            </w:pPr>
          </w:p>
          <w:p w14:paraId="3FB51DA5" w14:textId="77777777" w:rsidR="00B648B5" w:rsidRPr="00FF521B" w:rsidRDefault="00B648B5" w:rsidP="00B648B5">
            <w:pPr>
              <w:spacing w:before="40" w:after="40"/>
              <w:rPr>
                <w:rFonts w:cs="Arial"/>
                <w:sz w:val="18"/>
                <w:szCs w:val="18"/>
              </w:rPr>
            </w:pPr>
          </w:p>
        </w:tc>
      </w:tr>
      <w:tr w:rsidR="00B648B5" w:rsidRPr="00FF521B" w14:paraId="6563DC72" w14:textId="77777777" w:rsidTr="00B648B5">
        <w:trPr>
          <w:cantSplit/>
        </w:trPr>
        <w:tc>
          <w:tcPr>
            <w:tcW w:w="385" w:type="pct"/>
            <w:vMerge w:val="restart"/>
            <w:vAlign w:val="center"/>
          </w:tcPr>
          <w:p w14:paraId="6C81BC55" w14:textId="77777777" w:rsidR="00B648B5" w:rsidRPr="00FF521B" w:rsidRDefault="00B648B5" w:rsidP="00B648B5">
            <w:pPr>
              <w:spacing w:before="40" w:after="40"/>
              <w:rPr>
                <w:rFonts w:cs="Arial"/>
                <w:sz w:val="18"/>
                <w:szCs w:val="18"/>
              </w:rPr>
            </w:pPr>
            <w:r w:rsidRPr="00FF521B">
              <w:rPr>
                <w:rFonts w:cs="Arial"/>
                <w:sz w:val="18"/>
                <w:szCs w:val="18"/>
              </w:rPr>
              <w:t>Loch McNess</w:t>
            </w:r>
          </w:p>
        </w:tc>
        <w:tc>
          <w:tcPr>
            <w:tcW w:w="897" w:type="pct"/>
            <w:vMerge w:val="restart"/>
            <w:vAlign w:val="center"/>
          </w:tcPr>
          <w:p w14:paraId="4822F1EE" w14:textId="77777777" w:rsidR="00B648B5" w:rsidRPr="00FF521B" w:rsidRDefault="00B648B5" w:rsidP="00B648B5">
            <w:pPr>
              <w:spacing w:before="40" w:after="40"/>
              <w:rPr>
                <w:rFonts w:cs="Arial"/>
                <w:i/>
                <w:sz w:val="18"/>
                <w:szCs w:val="18"/>
              </w:rPr>
            </w:pPr>
            <w:r w:rsidRPr="00FF521B">
              <w:rPr>
                <w:rFonts w:cs="Arial"/>
                <w:i/>
                <w:sz w:val="18"/>
                <w:szCs w:val="18"/>
              </w:rPr>
              <w:t>1b) Improve health</w:t>
            </w:r>
          </w:p>
          <w:p w14:paraId="7FA80469" w14:textId="77777777" w:rsidR="00B648B5" w:rsidRPr="00FF521B" w:rsidRDefault="00B648B5" w:rsidP="00B648B5">
            <w:pPr>
              <w:spacing w:before="40" w:after="40"/>
              <w:rPr>
                <w:rFonts w:cs="Arial"/>
                <w:sz w:val="18"/>
                <w:szCs w:val="18"/>
              </w:rPr>
            </w:pPr>
            <w:r w:rsidRPr="00FF521B">
              <w:rPr>
                <w:rFonts w:cs="Arial"/>
                <w:sz w:val="18"/>
                <w:szCs w:val="18"/>
              </w:rPr>
              <w:t>Improve groundwater levels to:</w:t>
            </w:r>
          </w:p>
          <w:p w14:paraId="6BBE1EE3" w14:textId="77777777" w:rsidR="00B648B5" w:rsidRPr="00FF521B" w:rsidRDefault="00B648B5" w:rsidP="00B648B5">
            <w:pPr>
              <w:pStyle w:val="ListParagraph"/>
              <w:numPr>
                <w:ilvl w:val="0"/>
                <w:numId w:val="19"/>
              </w:numPr>
              <w:spacing w:before="40" w:after="40"/>
              <w:rPr>
                <w:rFonts w:cs="Arial"/>
                <w:sz w:val="18"/>
                <w:szCs w:val="18"/>
              </w:rPr>
            </w:pPr>
            <w:r w:rsidRPr="00FF521B">
              <w:rPr>
                <w:rFonts w:cs="Arial"/>
                <w:sz w:val="18"/>
                <w:szCs w:val="18"/>
              </w:rPr>
              <w:t>increase surface area of permanent water for fauna habitat and visual amenity</w:t>
            </w:r>
          </w:p>
          <w:p w14:paraId="77B3D649" w14:textId="77777777" w:rsidR="00B648B5" w:rsidRPr="00FF521B" w:rsidRDefault="00B648B5" w:rsidP="00B648B5">
            <w:pPr>
              <w:pStyle w:val="ListParagraph"/>
              <w:numPr>
                <w:ilvl w:val="0"/>
                <w:numId w:val="19"/>
              </w:numPr>
              <w:spacing w:before="40" w:after="40"/>
              <w:rPr>
                <w:rFonts w:cs="Arial"/>
                <w:sz w:val="18"/>
                <w:szCs w:val="18"/>
              </w:rPr>
            </w:pPr>
            <w:r w:rsidRPr="00FF521B">
              <w:rPr>
                <w:rFonts w:cs="Arial"/>
                <w:sz w:val="18"/>
                <w:szCs w:val="18"/>
              </w:rPr>
              <w:t>maintain healthy, intact fringing vegetation</w:t>
            </w:r>
          </w:p>
          <w:p w14:paraId="4930970B" w14:textId="77777777" w:rsidR="00B648B5" w:rsidRPr="00FF521B" w:rsidRDefault="00B648B5" w:rsidP="00B648B5">
            <w:pPr>
              <w:pStyle w:val="ListParagraph"/>
              <w:numPr>
                <w:ilvl w:val="0"/>
                <w:numId w:val="19"/>
              </w:numPr>
              <w:spacing w:before="40" w:after="40"/>
              <w:rPr>
                <w:rFonts w:cs="Arial"/>
                <w:sz w:val="18"/>
                <w:szCs w:val="18"/>
              </w:rPr>
            </w:pPr>
            <w:r w:rsidRPr="00FF521B">
              <w:rPr>
                <w:rFonts w:cs="Arial"/>
                <w:sz w:val="18"/>
                <w:szCs w:val="18"/>
              </w:rPr>
              <w:t>maintain diverse habitat types and excellent water quality.</w:t>
            </w:r>
          </w:p>
        </w:tc>
        <w:tc>
          <w:tcPr>
            <w:tcW w:w="546" w:type="pct"/>
            <w:vAlign w:val="center"/>
          </w:tcPr>
          <w:p w14:paraId="681F69D2" w14:textId="77777777" w:rsidR="00B648B5" w:rsidRPr="00FF521B" w:rsidRDefault="00B648B5" w:rsidP="00B648B5">
            <w:pPr>
              <w:spacing w:before="40" w:after="40"/>
              <w:rPr>
                <w:rFonts w:cs="Arial"/>
                <w:sz w:val="18"/>
                <w:szCs w:val="18"/>
              </w:rPr>
            </w:pPr>
            <w:r w:rsidRPr="00FF521B">
              <w:rPr>
                <w:rFonts w:cs="Arial"/>
                <w:sz w:val="18"/>
                <w:szCs w:val="18"/>
              </w:rPr>
              <w:t xml:space="preserve">6162564 </w:t>
            </w:r>
          </w:p>
          <w:p w14:paraId="182B7B8D" w14:textId="77777777" w:rsidR="00B648B5" w:rsidRPr="00FF521B" w:rsidRDefault="00B648B5" w:rsidP="00B648B5">
            <w:pPr>
              <w:spacing w:before="40" w:after="40"/>
              <w:rPr>
                <w:rFonts w:cs="Arial"/>
                <w:sz w:val="18"/>
                <w:szCs w:val="18"/>
              </w:rPr>
            </w:pPr>
            <w:r w:rsidRPr="00FF521B">
              <w:rPr>
                <w:rFonts w:cs="Arial"/>
                <w:sz w:val="18"/>
                <w:szCs w:val="18"/>
              </w:rPr>
              <w:t>(staff 8754) for Ministerial criteria</w:t>
            </w:r>
          </w:p>
        </w:tc>
        <w:tc>
          <w:tcPr>
            <w:tcW w:w="508" w:type="pct"/>
            <w:vAlign w:val="center"/>
          </w:tcPr>
          <w:p w14:paraId="572F9707" w14:textId="77777777" w:rsidR="00B648B5" w:rsidRPr="00FF521B" w:rsidRDefault="00B648B5" w:rsidP="00B648B5">
            <w:pPr>
              <w:spacing w:before="40" w:after="40"/>
              <w:jc w:val="center"/>
              <w:rPr>
                <w:rFonts w:cs="Arial"/>
                <w:sz w:val="18"/>
                <w:szCs w:val="18"/>
              </w:rPr>
            </w:pPr>
            <w:r w:rsidRPr="00FF521B">
              <w:rPr>
                <w:rFonts w:cs="Arial"/>
                <w:sz w:val="18"/>
                <w:szCs w:val="18"/>
              </w:rPr>
              <w:t>6.95</w:t>
            </w:r>
          </w:p>
        </w:tc>
        <w:tc>
          <w:tcPr>
            <w:tcW w:w="508" w:type="pct"/>
            <w:vAlign w:val="center"/>
          </w:tcPr>
          <w:p w14:paraId="57C1DA55" w14:textId="77777777" w:rsidR="00B648B5" w:rsidRPr="00FF521B" w:rsidRDefault="00B648B5" w:rsidP="00B648B5">
            <w:pPr>
              <w:spacing w:before="40" w:after="40"/>
              <w:jc w:val="center"/>
              <w:rPr>
                <w:rFonts w:cs="Arial"/>
                <w:sz w:val="18"/>
                <w:szCs w:val="18"/>
              </w:rPr>
            </w:pPr>
            <w:r w:rsidRPr="00FF521B">
              <w:rPr>
                <w:rFonts w:cs="Arial"/>
                <w:sz w:val="18"/>
                <w:szCs w:val="18"/>
              </w:rPr>
              <w:t>6.2</w:t>
            </w:r>
          </w:p>
        </w:tc>
        <w:tc>
          <w:tcPr>
            <w:tcW w:w="2156" w:type="pct"/>
            <w:vMerge w:val="restart"/>
            <w:vAlign w:val="center"/>
          </w:tcPr>
          <w:p w14:paraId="42E1D335" w14:textId="77777777" w:rsidR="00B648B5" w:rsidRPr="00FF521B" w:rsidRDefault="00B648B5" w:rsidP="00B648B5">
            <w:pPr>
              <w:spacing w:before="40" w:after="40"/>
              <w:rPr>
                <w:rFonts w:cs="Arial"/>
                <w:sz w:val="18"/>
                <w:szCs w:val="18"/>
              </w:rPr>
            </w:pPr>
            <w:r>
              <w:rPr>
                <w:rFonts w:cs="Arial"/>
                <w:sz w:val="18"/>
                <w:szCs w:val="18"/>
              </w:rPr>
              <w:t>S</w:t>
            </w:r>
            <w:r w:rsidRPr="00FF521B">
              <w:rPr>
                <w:rFonts w:cs="Arial"/>
                <w:sz w:val="18"/>
                <w:szCs w:val="18"/>
              </w:rPr>
              <w:t xml:space="preserve">taff gauge is </w:t>
            </w:r>
            <w:r>
              <w:rPr>
                <w:rFonts w:cs="Arial"/>
                <w:sz w:val="18"/>
                <w:szCs w:val="18"/>
              </w:rPr>
              <w:t xml:space="preserve">not able to measure low water levels in current location and needs to be </w:t>
            </w:r>
            <w:r w:rsidRPr="00FF521B">
              <w:rPr>
                <w:rFonts w:cs="Arial"/>
                <w:sz w:val="18"/>
                <w:szCs w:val="18"/>
              </w:rPr>
              <w:t xml:space="preserve">shifted to a deeper part of the lake. </w:t>
            </w:r>
            <w:r>
              <w:rPr>
                <w:rFonts w:cs="Arial"/>
                <w:sz w:val="18"/>
                <w:szCs w:val="18"/>
              </w:rPr>
              <w:t>In the interim, YN5 is being used as the criteria site until the c</w:t>
            </w:r>
            <w:r w:rsidRPr="00FF521B">
              <w:rPr>
                <w:rFonts w:cs="Arial"/>
                <w:sz w:val="18"/>
                <w:szCs w:val="18"/>
              </w:rPr>
              <w:t xml:space="preserve">orresponding threshold levels </w:t>
            </w:r>
            <w:r>
              <w:rPr>
                <w:rFonts w:cs="Arial"/>
                <w:sz w:val="18"/>
                <w:szCs w:val="18"/>
              </w:rPr>
              <w:t xml:space="preserve">can be confirmed </w:t>
            </w:r>
            <w:r w:rsidRPr="00FF521B">
              <w:rPr>
                <w:rFonts w:cs="Arial"/>
                <w:sz w:val="18"/>
                <w:szCs w:val="18"/>
              </w:rPr>
              <w:t xml:space="preserve">at </w:t>
            </w:r>
            <w:r>
              <w:rPr>
                <w:rFonts w:cs="Arial"/>
                <w:sz w:val="18"/>
                <w:szCs w:val="18"/>
              </w:rPr>
              <w:t xml:space="preserve">the new (translocated) </w:t>
            </w:r>
            <w:r w:rsidRPr="00FF521B">
              <w:rPr>
                <w:rFonts w:cs="Arial"/>
                <w:sz w:val="18"/>
                <w:szCs w:val="18"/>
              </w:rPr>
              <w:t>staff gauge.</w:t>
            </w:r>
          </w:p>
          <w:p w14:paraId="6C707A68" w14:textId="77777777" w:rsidR="00B648B5" w:rsidRPr="00FF521B" w:rsidRDefault="00B648B5" w:rsidP="00B648B5">
            <w:pPr>
              <w:spacing w:before="40" w:after="40"/>
              <w:rPr>
                <w:rFonts w:cs="Arial"/>
                <w:sz w:val="18"/>
                <w:szCs w:val="18"/>
              </w:rPr>
            </w:pPr>
            <w:r w:rsidRPr="00FF521B">
              <w:rPr>
                <w:rFonts w:cs="Arial"/>
                <w:sz w:val="18"/>
                <w:szCs w:val="18"/>
              </w:rPr>
              <w:t>Modelling projects only small rises are possible in Yanchep National Park under the planned abstraction reductions – not enough to meet</w:t>
            </w:r>
            <w:r>
              <w:rPr>
                <w:rFonts w:cs="Arial"/>
                <w:sz w:val="18"/>
                <w:szCs w:val="18"/>
              </w:rPr>
              <w:t xml:space="preserve"> existing Ministerial criteria. Changes to local abstraction e.g. within the Park itself may be able to improve water level outcomes further than current modelling projects, and will require more investigation within the life of the plan. It may be possible to achieve a higher threshold as a result</w:t>
            </w:r>
            <w:r w:rsidRPr="00FF521B">
              <w:rPr>
                <w:rFonts w:cs="Arial"/>
                <w:sz w:val="18"/>
                <w:szCs w:val="18"/>
              </w:rPr>
              <w:t xml:space="preserve">. </w:t>
            </w:r>
          </w:p>
          <w:p w14:paraId="3214E609" w14:textId="77777777" w:rsidR="00B648B5" w:rsidRPr="00FF521B" w:rsidRDefault="00B648B5" w:rsidP="00B648B5">
            <w:pPr>
              <w:spacing w:before="40" w:after="40"/>
              <w:rPr>
                <w:rFonts w:cs="Arial"/>
                <w:sz w:val="18"/>
                <w:szCs w:val="18"/>
              </w:rPr>
            </w:pPr>
            <w:r w:rsidRPr="00FF521B">
              <w:rPr>
                <w:rFonts w:cs="Arial"/>
                <w:b/>
                <w:sz w:val="18"/>
                <w:szCs w:val="18"/>
              </w:rPr>
              <w:t xml:space="preserve">Details of proposed change to Ministerial criteria: </w:t>
            </w:r>
            <w:r w:rsidRPr="00FF521B">
              <w:rPr>
                <w:rFonts w:cs="Arial"/>
                <w:sz w:val="18"/>
                <w:szCs w:val="18"/>
              </w:rPr>
              <w:t>Beyond 2028, adopt a threshold level of 8.0 mAHD</w:t>
            </w:r>
            <w:r>
              <w:rPr>
                <w:rFonts w:cs="Arial"/>
                <w:sz w:val="18"/>
                <w:szCs w:val="18"/>
              </w:rPr>
              <w:t xml:space="preserve"> at YN5</w:t>
            </w:r>
            <w:r w:rsidRPr="00FF521B">
              <w:rPr>
                <w:rFonts w:cs="Arial"/>
                <w:sz w:val="18"/>
                <w:szCs w:val="18"/>
              </w:rPr>
              <w:t>.</w:t>
            </w:r>
          </w:p>
          <w:p w14:paraId="66C9C3A7" w14:textId="77777777" w:rsidR="00B648B5" w:rsidRPr="00FF521B" w:rsidRDefault="00B648B5" w:rsidP="00B648B5">
            <w:pPr>
              <w:spacing w:before="40" w:after="40"/>
              <w:rPr>
                <w:rFonts w:cs="Arial"/>
                <w:sz w:val="18"/>
                <w:szCs w:val="18"/>
              </w:rPr>
            </w:pPr>
            <w:r w:rsidRPr="00FF521B">
              <w:rPr>
                <w:rFonts w:cs="Arial"/>
                <w:sz w:val="18"/>
                <w:szCs w:val="18"/>
              </w:rPr>
              <w:t>Based on the past relationship between water levels at the staff gauge and YN5, achieving a minimum level of 8.0 mAHD at YN5 should give a lake level threshold of 6.2 mAHD (0.75 m below the existing criterion).</w:t>
            </w:r>
          </w:p>
        </w:tc>
      </w:tr>
      <w:tr w:rsidR="00B648B5" w:rsidRPr="00FF521B" w14:paraId="49AF6783" w14:textId="77777777" w:rsidTr="00B648B5">
        <w:trPr>
          <w:cantSplit/>
        </w:trPr>
        <w:tc>
          <w:tcPr>
            <w:tcW w:w="385" w:type="pct"/>
            <w:vMerge/>
            <w:vAlign w:val="center"/>
          </w:tcPr>
          <w:p w14:paraId="430CE824" w14:textId="77777777" w:rsidR="00B648B5" w:rsidRPr="00FF521B" w:rsidRDefault="00B648B5" w:rsidP="00B648B5">
            <w:pPr>
              <w:spacing w:before="40" w:after="40"/>
              <w:rPr>
                <w:rFonts w:cs="Arial"/>
                <w:sz w:val="18"/>
                <w:szCs w:val="18"/>
              </w:rPr>
            </w:pPr>
          </w:p>
        </w:tc>
        <w:tc>
          <w:tcPr>
            <w:tcW w:w="897" w:type="pct"/>
            <w:vMerge/>
            <w:vAlign w:val="center"/>
          </w:tcPr>
          <w:p w14:paraId="6132880A" w14:textId="77777777" w:rsidR="00B648B5" w:rsidRPr="00FF521B" w:rsidRDefault="00B648B5" w:rsidP="00B648B5">
            <w:pPr>
              <w:spacing w:before="40" w:after="40"/>
              <w:rPr>
                <w:rFonts w:cs="Arial"/>
                <w:sz w:val="18"/>
                <w:szCs w:val="18"/>
              </w:rPr>
            </w:pPr>
          </w:p>
        </w:tc>
        <w:tc>
          <w:tcPr>
            <w:tcW w:w="546" w:type="pct"/>
            <w:vAlign w:val="center"/>
          </w:tcPr>
          <w:p w14:paraId="6A99D51A" w14:textId="77777777" w:rsidR="00B648B5" w:rsidRPr="00FF521B" w:rsidRDefault="00B648B5" w:rsidP="00B648B5">
            <w:pPr>
              <w:spacing w:before="40" w:after="40"/>
              <w:rPr>
                <w:rFonts w:cs="Arial"/>
                <w:sz w:val="18"/>
                <w:szCs w:val="18"/>
              </w:rPr>
            </w:pPr>
            <w:r w:rsidRPr="00FF521B">
              <w:rPr>
                <w:rFonts w:cs="Arial"/>
                <w:sz w:val="18"/>
                <w:szCs w:val="18"/>
              </w:rPr>
              <w:t>61612104 (bore YN5) for trigger and threshold levels</w:t>
            </w:r>
          </w:p>
          <w:p w14:paraId="2A912EBF" w14:textId="77777777" w:rsidR="00B648B5" w:rsidRPr="00FF521B" w:rsidRDefault="00B648B5" w:rsidP="00B648B5">
            <w:pPr>
              <w:spacing w:before="40" w:after="40"/>
              <w:rPr>
                <w:rFonts w:cs="Arial"/>
                <w:sz w:val="18"/>
                <w:szCs w:val="18"/>
              </w:rPr>
            </w:pPr>
          </w:p>
        </w:tc>
        <w:tc>
          <w:tcPr>
            <w:tcW w:w="508" w:type="pct"/>
            <w:vAlign w:val="center"/>
          </w:tcPr>
          <w:p w14:paraId="1EBB293C" w14:textId="77777777" w:rsidR="00B648B5" w:rsidRPr="00FF521B" w:rsidRDefault="00B648B5" w:rsidP="00B648B5">
            <w:pPr>
              <w:spacing w:before="40" w:after="40"/>
              <w:jc w:val="center"/>
              <w:rPr>
                <w:rFonts w:cs="Arial"/>
                <w:sz w:val="18"/>
                <w:szCs w:val="18"/>
              </w:rPr>
            </w:pPr>
          </w:p>
        </w:tc>
        <w:tc>
          <w:tcPr>
            <w:tcW w:w="508" w:type="pct"/>
            <w:vAlign w:val="center"/>
          </w:tcPr>
          <w:p w14:paraId="0D29A017" w14:textId="77777777" w:rsidR="00B648B5" w:rsidRPr="00FF521B" w:rsidRDefault="00B648B5" w:rsidP="00B648B5">
            <w:pPr>
              <w:spacing w:before="40" w:after="40"/>
              <w:jc w:val="center"/>
              <w:rPr>
                <w:rFonts w:cs="Arial"/>
                <w:sz w:val="18"/>
                <w:szCs w:val="18"/>
              </w:rPr>
            </w:pPr>
            <w:r w:rsidRPr="00FF521B">
              <w:rPr>
                <w:rFonts w:cs="Arial"/>
                <w:sz w:val="18"/>
                <w:szCs w:val="18"/>
              </w:rPr>
              <w:t>8.0</w:t>
            </w:r>
          </w:p>
        </w:tc>
        <w:tc>
          <w:tcPr>
            <w:tcW w:w="2156" w:type="pct"/>
            <w:vMerge/>
            <w:vAlign w:val="center"/>
          </w:tcPr>
          <w:p w14:paraId="10EF5C2A" w14:textId="77777777" w:rsidR="00B648B5" w:rsidRPr="00FF521B" w:rsidRDefault="00B648B5" w:rsidP="00B648B5">
            <w:pPr>
              <w:spacing w:before="40" w:after="40"/>
              <w:rPr>
                <w:rFonts w:cs="Arial"/>
                <w:sz w:val="18"/>
                <w:szCs w:val="18"/>
              </w:rPr>
            </w:pPr>
          </w:p>
        </w:tc>
      </w:tr>
      <w:tr w:rsidR="00B648B5" w:rsidRPr="00FF521B" w14:paraId="64AF813D" w14:textId="77777777" w:rsidTr="00B648B5">
        <w:trPr>
          <w:cantSplit/>
        </w:trPr>
        <w:tc>
          <w:tcPr>
            <w:tcW w:w="385" w:type="pct"/>
            <w:vAlign w:val="center"/>
          </w:tcPr>
          <w:p w14:paraId="6922E587" w14:textId="77777777" w:rsidR="00B648B5" w:rsidRPr="00FF521B" w:rsidRDefault="00B648B5" w:rsidP="00B648B5">
            <w:pPr>
              <w:spacing w:before="40" w:after="40"/>
              <w:rPr>
                <w:rFonts w:cs="Arial"/>
                <w:sz w:val="18"/>
                <w:szCs w:val="18"/>
              </w:rPr>
            </w:pPr>
            <w:r w:rsidRPr="00FF521B">
              <w:rPr>
                <w:rFonts w:cs="Arial"/>
                <w:sz w:val="18"/>
                <w:szCs w:val="18"/>
              </w:rPr>
              <w:t>Lake Yonderup</w:t>
            </w:r>
          </w:p>
        </w:tc>
        <w:tc>
          <w:tcPr>
            <w:tcW w:w="897" w:type="pct"/>
            <w:vAlign w:val="center"/>
          </w:tcPr>
          <w:p w14:paraId="7ACC5D2E" w14:textId="77777777" w:rsidR="00B648B5" w:rsidRPr="00FF521B" w:rsidRDefault="00B648B5" w:rsidP="00B648B5">
            <w:pPr>
              <w:spacing w:before="40" w:after="40"/>
              <w:rPr>
                <w:rFonts w:cs="Arial"/>
                <w:i/>
                <w:sz w:val="18"/>
                <w:szCs w:val="18"/>
              </w:rPr>
            </w:pPr>
            <w:r w:rsidRPr="00FF521B">
              <w:rPr>
                <w:rFonts w:cs="Arial"/>
                <w:i/>
                <w:sz w:val="18"/>
                <w:szCs w:val="18"/>
              </w:rPr>
              <w:t>1b) Improve health</w:t>
            </w:r>
          </w:p>
          <w:p w14:paraId="0D1FB88E" w14:textId="77777777" w:rsidR="00B648B5" w:rsidRPr="00FF521B" w:rsidRDefault="00B648B5" w:rsidP="00B648B5">
            <w:pPr>
              <w:spacing w:before="40" w:after="40"/>
              <w:rPr>
                <w:rFonts w:cs="Arial"/>
                <w:sz w:val="18"/>
                <w:szCs w:val="18"/>
              </w:rPr>
            </w:pPr>
            <w:r w:rsidRPr="00FF521B">
              <w:rPr>
                <w:rFonts w:cs="Arial"/>
                <w:sz w:val="18"/>
                <w:szCs w:val="18"/>
              </w:rPr>
              <w:t>Improve groundwater levels to:</w:t>
            </w:r>
          </w:p>
          <w:p w14:paraId="14F7E965" w14:textId="77777777" w:rsidR="00B648B5" w:rsidRPr="00FF521B" w:rsidRDefault="00B648B5" w:rsidP="00B648B5">
            <w:pPr>
              <w:pStyle w:val="ListParagraph"/>
              <w:numPr>
                <w:ilvl w:val="0"/>
                <w:numId w:val="6"/>
              </w:numPr>
              <w:spacing w:before="40" w:after="40"/>
              <w:rPr>
                <w:rFonts w:cs="Arial"/>
                <w:sz w:val="18"/>
                <w:szCs w:val="18"/>
              </w:rPr>
            </w:pPr>
            <w:r w:rsidRPr="00FF521B">
              <w:rPr>
                <w:rFonts w:cs="Arial"/>
                <w:sz w:val="18"/>
                <w:szCs w:val="18"/>
              </w:rPr>
              <w:t>increase surface area of permanent water for fauna habitat</w:t>
            </w:r>
          </w:p>
          <w:p w14:paraId="05C177F3" w14:textId="77777777" w:rsidR="00B648B5" w:rsidRPr="00FF521B" w:rsidRDefault="00B648B5" w:rsidP="00B648B5">
            <w:pPr>
              <w:pStyle w:val="ListParagraph"/>
              <w:numPr>
                <w:ilvl w:val="0"/>
                <w:numId w:val="6"/>
              </w:numPr>
              <w:spacing w:before="40" w:after="40"/>
              <w:rPr>
                <w:rFonts w:cs="Arial"/>
                <w:sz w:val="18"/>
                <w:szCs w:val="18"/>
              </w:rPr>
            </w:pPr>
            <w:r w:rsidRPr="00FF521B">
              <w:rPr>
                <w:rFonts w:cs="Arial"/>
                <w:sz w:val="18"/>
                <w:szCs w:val="18"/>
              </w:rPr>
              <w:t>maintain intact, undisturbed fringing vegetation</w:t>
            </w:r>
          </w:p>
          <w:p w14:paraId="6A2357DA" w14:textId="77777777" w:rsidR="00B648B5" w:rsidRPr="00FF521B" w:rsidRDefault="00B648B5" w:rsidP="00B648B5">
            <w:pPr>
              <w:pStyle w:val="ListParagraph"/>
              <w:numPr>
                <w:ilvl w:val="0"/>
                <w:numId w:val="6"/>
              </w:numPr>
              <w:spacing w:before="40" w:after="40"/>
              <w:rPr>
                <w:rFonts w:cs="Arial"/>
                <w:sz w:val="18"/>
                <w:szCs w:val="18"/>
              </w:rPr>
            </w:pPr>
            <w:r w:rsidRPr="00FF521B">
              <w:rPr>
                <w:rFonts w:cs="Arial"/>
                <w:sz w:val="18"/>
                <w:szCs w:val="18"/>
              </w:rPr>
              <w:t>maintain diverse habitat types and excellent water quality.</w:t>
            </w:r>
          </w:p>
        </w:tc>
        <w:tc>
          <w:tcPr>
            <w:tcW w:w="546" w:type="pct"/>
            <w:vAlign w:val="center"/>
          </w:tcPr>
          <w:p w14:paraId="68EE3756" w14:textId="77777777" w:rsidR="00B648B5" w:rsidRPr="00FF521B" w:rsidRDefault="00B648B5" w:rsidP="00B648B5">
            <w:pPr>
              <w:spacing w:before="40" w:after="40"/>
              <w:rPr>
                <w:rFonts w:cs="Arial"/>
                <w:sz w:val="18"/>
                <w:szCs w:val="18"/>
              </w:rPr>
            </w:pPr>
            <w:r w:rsidRPr="00FF521B">
              <w:rPr>
                <w:rFonts w:cs="Arial"/>
                <w:sz w:val="18"/>
                <w:szCs w:val="18"/>
              </w:rPr>
              <w:t>6162565 (staff 8780)</w:t>
            </w:r>
          </w:p>
        </w:tc>
        <w:tc>
          <w:tcPr>
            <w:tcW w:w="508" w:type="pct"/>
            <w:vAlign w:val="center"/>
          </w:tcPr>
          <w:p w14:paraId="15CDC2B9" w14:textId="77777777" w:rsidR="00B648B5" w:rsidRPr="00FF521B" w:rsidRDefault="00B648B5" w:rsidP="00B648B5">
            <w:pPr>
              <w:spacing w:before="40" w:after="40"/>
              <w:jc w:val="center"/>
              <w:rPr>
                <w:rFonts w:cs="Arial"/>
                <w:sz w:val="18"/>
                <w:szCs w:val="18"/>
              </w:rPr>
            </w:pPr>
            <w:r w:rsidRPr="00FF521B">
              <w:rPr>
                <w:rFonts w:cs="Arial"/>
                <w:sz w:val="18"/>
                <w:szCs w:val="18"/>
              </w:rPr>
              <w:t>5.9</w:t>
            </w:r>
          </w:p>
        </w:tc>
        <w:tc>
          <w:tcPr>
            <w:tcW w:w="508" w:type="pct"/>
            <w:vAlign w:val="center"/>
          </w:tcPr>
          <w:p w14:paraId="11B3FCF1" w14:textId="77777777" w:rsidR="00B648B5" w:rsidRPr="00FF521B" w:rsidRDefault="00B648B5" w:rsidP="00B648B5">
            <w:pPr>
              <w:spacing w:before="40" w:after="40"/>
              <w:jc w:val="center"/>
              <w:rPr>
                <w:rFonts w:cs="Arial"/>
                <w:sz w:val="18"/>
                <w:szCs w:val="18"/>
              </w:rPr>
            </w:pPr>
            <w:r w:rsidRPr="00FF521B">
              <w:rPr>
                <w:rFonts w:cs="Arial"/>
                <w:sz w:val="18"/>
                <w:szCs w:val="18"/>
              </w:rPr>
              <w:t>5.7</w:t>
            </w:r>
          </w:p>
        </w:tc>
        <w:tc>
          <w:tcPr>
            <w:tcW w:w="2156" w:type="pct"/>
            <w:vAlign w:val="center"/>
          </w:tcPr>
          <w:p w14:paraId="40FB52D6" w14:textId="77777777" w:rsidR="00B648B5" w:rsidRPr="00FF521B" w:rsidRDefault="00B648B5" w:rsidP="00B648B5">
            <w:pPr>
              <w:spacing w:before="40" w:after="40"/>
              <w:rPr>
                <w:rFonts w:cs="Arial"/>
                <w:sz w:val="18"/>
                <w:szCs w:val="18"/>
              </w:rPr>
            </w:pPr>
            <w:r w:rsidRPr="00FF521B">
              <w:rPr>
                <w:rFonts w:cs="Arial"/>
                <w:sz w:val="18"/>
                <w:szCs w:val="18"/>
              </w:rPr>
              <w:t>Modelling projects only small rises are possible in Yanchep National Park under the planned abstraction reductions – not enough to meet</w:t>
            </w:r>
            <w:r>
              <w:rPr>
                <w:rFonts w:cs="Arial"/>
                <w:sz w:val="18"/>
                <w:szCs w:val="18"/>
              </w:rPr>
              <w:t xml:space="preserve"> existing Ministerial criteria. Changes to local abstraction e.g. within the Park itself may be able to improve water level outcomes further than current modelling projects, and will more further investigation within the life of the plan. It may be possible to achieve a higher threshold as a result</w:t>
            </w:r>
            <w:r w:rsidRPr="00FF521B">
              <w:rPr>
                <w:rFonts w:cs="Arial"/>
                <w:sz w:val="18"/>
                <w:szCs w:val="18"/>
              </w:rPr>
              <w:t xml:space="preserve">. </w:t>
            </w:r>
          </w:p>
          <w:p w14:paraId="04A5B8CF" w14:textId="77777777" w:rsidR="00B648B5" w:rsidRPr="00FF521B" w:rsidRDefault="00B648B5" w:rsidP="00B648B5">
            <w:pPr>
              <w:spacing w:before="40" w:after="40"/>
              <w:rPr>
                <w:rFonts w:cs="Arial"/>
                <w:sz w:val="18"/>
                <w:szCs w:val="18"/>
              </w:rPr>
            </w:pPr>
            <w:r w:rsidRPr="00FF521B">
              <w:rPr>
                <w:rFonts w:cs="Arial"/>
                <w:b/>
                <w:sz w:val="18"/>
                <w:szCs w:val="18"/>
              </w:rPr>
              <w:t>Details of proposed change to Ministerial criteria:</w:t>
            </w:r>
            <w:r w:rsidRPr="00FF521B">
              <w:rPr>
                <w:rFonts w:cs="Arial"/>
                <w:sz w:val="18"/>
                <w:szCs w:val="18"/>
              </w:rPr>
              <w:t xml:space="preserve"> Adopt the 2013 minimum level at Lake Yonderup of 5.6 mAHD as a trigger level for the review of public water supply abstraction reduction by 2024. Beyond 2028, adopt a threshold level of 5.7 mAHD (0.2 m lower than the existing criterion).</w:t>
            </w:r>
          </w:p>
        </w:tc>
      </w:tr>
      <w:tr w:rsidR="00B648B5" w:rsidRPr="00FF521B" w14:paraId="3690D09E" w14:textId="77777777" w:rsidTr="00B648B5">
        <w:trPr>
          <w:cantSplit/>
        </w:trPr>
        <w:tc>
          <w:tcPr>
            <w:tcW w:w="385" w:type="pct"/>
            <w:vAlign w:val="center"/>
          </w:tcPr>
          <w:p w14:paraId="3BFDE929" w14:textId="77777777" w:rsidR="00B648B5" w:rsidRPr="00FF521B" w:rsidRDefault="00B648B5" w:rsidP="00B648B5">
            <w:pPr>
              <w:spacing w:before="40" w:after="40"/>
              <w:rPr>
                <w:rFonts w:cs="Arial"/>
                <w:sz w:val="18"/>
                <w:szCs w:val="18"/>
              </w:rPr>
            </w:pPr>
            <w:r w:rsidRPr="00FF521B">
              <w:rPr>
                <w:rFonts w:cs="Arial"/>
                <w:sz w:val="18"/>
                <w:szCs w:val="18"/>
              </w:rPr>
              <w:t>Lake Joondalup</w:t>
            </w:r>
          </w:p>
        </w:tc>
        <w:tc>
          <w:tcPr>
            <w:tcW w:w="897" w:type="pct"/>
            <w:vAlign w:val="center"/>
          </w:tcPr>
          <w:p w14:paraId="16E6A83B" w14:textId="77777777" w:rsidR="00B648B5" w:rsidRPr="00FF521B" w:rsidRDefault="00B648B5" w:rsidP="00B648B5">
            <w:pPr>
              <w:spacing w:before="40" w:after="40"/>
              <w:rPr>
                <w:rFonts w:cs="Arial"/>
                <w:i/>
                <w:sz w:val="18"/>
                <w:szCs w:val="18"/>
              </w:rPr>
            </w:pPr>
            <w:r w:rsidRPr="00FF521B">
              <w:rPr>
                <w:rFonts w:cs="Arial"/>
                <w:i/>
                <w:sz w:val="18"/>
                <w:szCs w:val="18"/>
              </w:rPr>
              <w:t>1b) Maintain health</w:t>
            </w:r>
          </w:p>
          <w:p w14:paraId="29D0AD36" w14:textId="77777777" w:rsidR="00B648B5" w:rsidRPr="00FF521B" w:rsidRDefault="00B648B5" w:rsidP="00B648B5">
            <w:pPr>
              <w:spacing w:before="40" w:after="40"/>
              <w:rPr>
                <w:rFonts w:cs="Arial"/>
                <w:sz w:val="18"/>
                <w:szCs w:val="18"/>
              </w:rPr>
            </w:pPr>
            <w:r w:rsidRPr="00FF521B">
              <w:rPr>
                <w:rFonts w:cs="Arial"/>
                <w:sz w:val="18"/>
                <w:szCs w:val="18"/>
              </w:rPr>
              <w:t>Maintain groundwater levels to:</w:t>
            </w:r>
          </w:p>
          <w:p w14:paraId="4591B8EC" w14:textId="77777777" w:rsidR="00B648B5" w:rsidRPr="00FF521B" w:rsidRDefault="00B648B5" w:rsidP="00B648B5">
            <w:pPr>
              <w:pStyle w:val="ListParagraph"/>
              <w:numPr>
                <w:ilvl w:val="0"/>
                <w:numId w:val="20"/>
              </w:numPr>
              <w:spacing w:before="40" w:after="40"/>
              <w:rPr>
                <w:rFonts w:cs="Arial"/>
                <w:sz w:val="18"/>
                <w:szCs w:val="18"/>
              </w:rPr>
            </w:pPr>
            <w:r w:rsidRPr="00FF521B">
              <w:rPr>
                <w:rFonts w:cs="Arial"/>
                <w:sz w:val="18"/>
                <w:szCs w:val="18"/>
              </w:rPr>
              <w:t>maintain permanent water for fauna habitat and for visual amenity</w:t>
            </w:r>
          </w:p>
          <w:p w14:paraId="02701A71" w14:textId="77777777" w:rsidR="00B648B5" w:rsidRPr="00FF521B" w:rsidRDefault="00B648B5" w:rsidP="00B648B5">
            <w:pPr>
              <w:pStyle w:val="ListParagraph"/>
              <w:numPr>
                <w:ilvl w:val="0"/>
                <w:numId w:val="20"/>
              </w:numPr>
              <w:spacing w:before="40" w:after="40"/>
              <w:rPr>
                <w:rFonts w:cs="Arial"/>
                <w:sz w:val="18"/>
                <w:szCs w:val="18"/>
              </w:rPr>
            </w:pPr>
            <w:r w:rsidRPr="00FF521B">
              <w:rPr>
                <w:rFonts w:cs="Arial"/>
                <w:sz w:val="18"/>
                <w:szCs w:val="18"/>
              </w:rPr>
              <w:t>maintain diverse aquatic plants and fringing vegetation</w:t>
            </w:r>
          </w:p>
          <w:p w14:paraId="21B31953" w14:textId="77777777" w:rsidR="00B648B5" w:rsidRPr="00FF521B" w:rsidRDefault="00B648B5" w:rsidP="00B648B5">
            <w:pPr>
              <w:pStyle w:val="ListParagraph"/>
              <w:numPr>
                <w:ilvl w:val="0"/>
                <w:numId w:val="20"/>
              </w:numPr>
              <w:spacing w:before="40" w:after="40"/>
              <w:rPr>
                <w:rFonts w:cs="Arial"/>
                <w:sz w:val="18"/>
                <w:szCs w:val="18"/>
              </w:rPr>
            </w:pPr>
            <w:r w:rsidRPr="00FF521B">
              <w:rPr>
                <w:rFonts w:cs="Arial"/>
                <w:sz w:val="18"/>
                <w:szCs w:val="18"/>
              </w:rPr>
              <w:t>minimise risk of acidification.</w:t>
            </w:r>
          </w:p>
        </w:tc>
        <w:tc>
          <w:tcPr>
            <w:tcW w:w="546" w:type="pct"/>
            <w:vAlign w:val="center"/>
          </w:tcPr>
          <w:p w14:paraId="6EDF4870" w14:textId="77777777" w:rsidR="00B648B5" w:rsidRPr="00FF521B" w:rsidRDefault="00B648B5" w:rsidP="00B648B5">
            <w:pPr>
              <w:spacing w:before="40" w:after="40"/>
              <w:rPr>
                <w:rFonts w:cs="Arial"/>
                <w:sz w:val="18"/>
                <w:szCs w:val="18"/>
              </w:rPr>
            </w:pPr>
            <w:r w:rsidRPr="00FF521B">
              <w:rPr>
                <w:rFonts w:cs="Arial"/>
                <w:sz w:val="18"/>
                <w:szCs w:val="18"/>
              </w:rPr>
              <w:t>6162572 (staff 8281)</w:t>
            </w:r>
          </w:p>
          <w:p w14:paraId="06EAE5E1" w14:textId="77777777" w:rsidR="00B648B5" w:rsidRPr="00FF521B" w:rsidRDefault="00B648B5" w:rsidP="00B648B5">
            <w:pPr>
              <w:spacing w:before="40" w:after="40"/>
              <w:rPr>
                <w:rFonts w:cs="Arial"/>
                <w:sz w:val="18"/>
                <w:szCs w:val="18"/>
              </w:rPr>
            </w:pPr>
            <w:r w:rsidRPr="00FF521B">
              <w:rPr>
                <w:rFonts w:cs="Arial"/>
                <w:sz w:val="18"/>
                <w:szCs w:val="18"/>
              </w:rPr>
              <w:t>[61610661 (bore 8281)</w:t>
            </w:r>
          </w:p>
        </w:tc>
        <w:tc>
          <w:tcPr>
            <w:tcW w:w="508" w:type="pct"/>
            <w:vAlign w:val="center"/>
          </w:tcPr>
          <w:p w14:paraId="7C819F82" w14:textId="77777777" w:rsidR="00B648B5" w:rsidRPr="00FF521B" w:rsidRDefault="00B648B5" w:rsidP="00B648B5">
            <w:pPr>
              <w:spacing w:before="40" w:after="40"/>
              <w:jc w:val="center"/>
              <w:rPr>
                <w:rFonts w:cs="Arial"/>
                <w:sz w:val="18"/>
                <w:szCs w:val="18"/>
              </w:rPr>
            </w:pPr>
            <w:r w:rsidRPr="00FF521B">
              <w:rPr>
                <w:rFonts w:cs="Arial"/>
                <w:sz w:val="18"/>
                <w:szCs w:val="18"/>
              </w:rPr>
              <w:t>15.8</w:t>
            </w:r>
          </w:p>
        </w:tc>
        <w:tc>
          <w:tcPr>
            <w:tcW w:w="508" w:type="pct"/>
            <w:vAlign w:val="center"/>
          </w:tcPr>
          <w:p w14:paraId="13D135F7" w14:textId="77777777" w:rsidR="00B648B5" w:rsidRPr="00FF521B" w:rsidRDefault="00B648B5" w:rsidP="00B648B5">
            <w:pPr>
              <w:spacing w:before="40" w:after="40"/>
              <w:jc w:val="center"/>
              <w:rPr>
                <w:rFonts w:cs="Arial"/>
                <w:sz w:val="18"/>
                <w:szCs w:val="18"/>
              </w:rPr>
            </w:pPr>
            <w:r w:rsidRPr="00FF521B">
              <w:rPr>
                <w:rFonts w:cs="Arial"/>
                <w:sz w:val="18"/>
                <w:szCs w:val="18"/>
              </w:rPr>
              <w:t>16.2</w:t>
            </w:r>
          </w:p>
        </w:tc>
        <w:tc>
          <w:tcPr>
            <w:tcW w:w="2156" w:type="pct"/>
            <w:vAlign w:val="center"/>
          </w:tcPr>
          <w:p w14:paraId="5C100265" w14:textId="77777777" w:rsidR="00B648B5" w:rsidRPr="00FF521B" w:rsidRDefault="00B648B5" w:rsidP="00B648B5">
            <w:pPr>
              <w:spacing w:before="40" w:after="40"/>
              <w:rPr>
                <w:rFonts w:cs="Arial"/>
                <w:sz w:val="18"/>
                <w:szCs w:val="18"/>
              </w:rPr>
            </w:pPr>
            <w:r w:rsidRPr="00FF521B">
              <w:rPr>
                <w:rFonts w:cs="Arial"/>
                <w:sz w:val="18"/>
                <w:szCs w:val="18"/>
              </w:rPr>
              <w:t>Monitoring shows that managing levels to the existing minimum criterion will not meet the sit</w:t>
            </w:r>
            <w:r>
              <w:rPr>
                <w:rFonts w:cs="Arial"/>
                <w:sz w:val="18"/>
                <w:szCs w:val="18"/>
              </w:rPr>
              <w:t>e management objectives, and</w:t>
            </w:r>
            <w:r w:rsidRPr="00FF521B">
              <w:rPr>
                <w:rFonts w:cs="Arial"/>
                <w:sz w:val="18"/>
                <w:szCs w:val="18"/>
              </w:rPr>
              <w:t xml:space="preserve"> the criterion should be raised to reduce risk of acidification. Current levels are above the proposed threshold and modelling projects the threshold </w:t>
            </w:r>
            <w:r>
              <w:rPr>
                <w:rFonts w:cs="Arial"/>
                <w:sz w:val="18"/>
                <w:szCs w:val="18"/>
              </w:rPr>
              <w:t>level will continue be met beyond</w:t>
            </w:r>
            <w:r w:rsidRPr="00FF521B">
              <w:rPr>
                <w:rFonts w:cs="Arial"/>
                <w:sz w:val="18"/>
                <w:szCs w:val="18"/>
              </w:rPr>
              <w:t xml:space="preserve"> 2030.</w:t>
            </w:r>
          </w:p>
          <w:p w14:paraId="6D38C956" w14:textId="77777777" w:rsidR="00B648B5" w:rsidRPr="00FF521B" w:rsidRDefault="00B648B5" w:rsidP="00B648B5">
            <w:pPr>
              <w:spacing w:before="40" w:after="40"/>
              <w:rPr>
                <w:rFonts w:cs="Arial"/>
                <w:sz w:val="18"/>
                <w:szCs w:val="18"/>
              </w:rPr>
            </w:pPr>
            <w:r w:rsidRPr="00FF521B">
              <w:rPr>
                <w:rFonts w:cs="Arial"/>
                <w:b/>
                <w:sz w:val="18"/>
                <w:szCs w:val="18"/>
              </w:rPr>
              <w:t xml:space="preserve">Details of proposed change to Ministerial criteria: </w:t>
            </w:r>
            <w:r w:rsidRPr="00FF521B">
              <w:rPr>
                <w:rFonts w:cs="Arial"/>
                <w:sz w:val="18"/>
                <w:szCs w:val="18"/>
              </w:rPr>
              <w:t xml:space="preserve">Beyond 2028, adopt a threshold level equal to the current preferred minimum criterion of 16.2 mAHD. </w:t>
            </w:r>
          </w:p>
        </w:tc>
      </w:tr>
      <w:tr w:rsidR="00B648B5" w:rsidRPr="00FF521B" w14:paraId="3746A60F" w14:textId="77777777" w:rsidTr="00B648B5">
        <w:trPr>
          <w:cantSplit/>
        </w:trPr>
        <w:tc>
          <w:tcPr>
            <w:tcW w:w="385" w:type="pct"/>
            <w:vAlign w:val="center"/>
          </w:tcPr>
          <w:p w14:paraId="6CA01849" w14:textId="77777777" w:rsidR="00B648B5" w:rsidRPr="00FF521B" w:rsidRDefault="00B648B5" w:rsidP="00B648B5">
            <w:pPr>
              <w:spacing w:before="40" w:after="40"/>
              <w:rPr>
                <w:rFonts w:cs="Arial"/>
                <w:sz w:val="18"/>
                <w:szCs w:val="18"/>
              </w:rPr>
            </w:pPr>
            <w:r w:rsidRPr="00FF521B">
              <w:rPr>
                <w:rFonts w:cs="Arial"/>
                <w:sz w:val="18"/>
                <w:szCs w:val="18"/>
              </w:rPr>
              <w:t>Lake Mariginiup</w:t>
            </w:r>
          </w:p>
        </w:tc>
        <w:tc>
          <w:tcPr>
            <w:tcW w:w="897" w:type="pct"/>
            <w:vAlign w:val="center"/>
          </w:tcPr>
          <w:p w14:paraId="54D08F05" w14:textId="77777777" w:rsidR="00B648B5" w:rsidRPr="00FF521B" w:rsidRDefault="00B648B5" w:rsidP="00B648B5">
            <w:pPr>
              <w:spacing w:before="40" w:after="40"/>
              <w:rPr>
                <w:rFonts w:cs="Arial"/>
                <w:i/>
                <w:sz w:val="18"/>
                <w:szCs w:val="18"/>
              </w:rPr>
            </w:pPr>
            <w:r w:rsidRPr="00FF521B">
              <w:rPr>
                <w:rFonts w:cs="Arial"/>
                <w:i/>
                <w:sz w:val="18"/>
                <w:szCs w:val="18"/>
              </w:rPr>
              <w:t>1b) Improve health</w:t>
            </w:r>
          </w:p>
          <w:p w14:paraId="600B9F3C" w14:textId="77777777" w:rsidR="00B648B5" w:rsidRPr="00FF521B" w:rsidRDefault="00B648B5" w:rsidP="00B648B5">
            <w:pPr>
              <w:spacing w:before="40" w:after="40"/>
              <w:rPr>
                <w:rFonts w:cs="Arial"/>
                <w:sz w:val="18"/>
                <w:szCs w:val="18"/>
              </w:rPr>
            </w:pPr>
            <w:r w:rsidRPr="00FF521B">
              <w:rPr>
                <w:rFonts w:cs="Arial"/>
                <w:sz w:val="18"/>
                <w:szCs w:val="18"/>
              </w:rPr>
              <w:t>Improve groundwater levels to:</w:t>
            </w:r>
          </w:p>
          <w:p w14:paraId="38E8BAA2" w14:textId="77777777" w:rsidR="00B648B5" w:rsidRPr="00FF521B" w:rsidRDefault="00B648B5" w:rsidP="00B648B5">
            <w:pPr>
              <w:pStyle w:val="ListParagraph"/>
              <w:numPr>
                <w:ilvl w:val="0"/>
                <w:numId w:val="7"/>
              </w:numPr>
              <w:spacing w:before="40" w:after="40"/>
              <w:rPr>
                <w:rFonts w:cs="Arial"/>
                <w:sz w:val="18"/>
                <w:szCs w:val="18"/>
              </w:rPr>
            </w:pPr>
            <w:r w:rsidRPr="00FF521B">
              <w:rPr>
                <w:rFonts w:cs="Arial"/>
                <w:sz w:val="18"/>
                <w:szCs w:val="18"/>
              </w:rPr>
              <w:t xml:space="preserve">increase wading bird habitat </w:t>
            </w:r>
          </w:p>
          <w:p w14:paraId="534C99AA" w14:textId="77777777" w:rsidR="00B648B5" w:rsidRPr="00FF521B" w:rsidRDefault="00B648B5" w:rsidP="00B648B5">
            <w:pPr>
              <w:pStyle w:val="ListParagraph"/>
              <w:numPr>
                <w:ilvl w:val="0"/>
                <w:numId w:val="7"/>
              </w:numPr>
              <w:spacing w:before="40" w:after="40"/>
              <w:rPr>
                <w:rFonts w:cs="Arial"/>
                <w:sz w:val="18"/>
                <w:szCs w:val="18"/>
              </w:rPr>
            </w:pPr>
            <w:r w:rsidRPr="00FF521B">
              <w:rPr>
                <w:rFonts w:cs="Arial"/>
                <w:sz w:val="18"/>
                <w:szCs w:val="18"/>
              </w:rPr>
              <w:t>maintain rich aquatic macroinvertebrate community</w:t>
            </w:r>
          </w:p>
          <w:p w14:paraId="3CAFED2B" w14:textId="77777777" w:rsidR="00B648B5" w:rsidRPr="00FF521B" w:rsidRDefault="00B648B5" w:rsidP="00B648B5">
            <w:pPr>
              <w:pStyle w:val="ListParagraph"/>
              <w:numPr>
                <w:ilvl w:val="0"/>
                <w:numId w:val="7"/>
              </w:numPr>
              <w:spacing w:before="40" w:after="40"/>
              <w:rPr>
                <w:rFonts w:cs="Arial"/>
                <w:sz w:val="18"/>
                <w:szCs w:val="18"/>
              </w:rPr>
            </w:pPr>
            <w:r w:rsidRPr="00FF521B">
              <w:rPr>
                <w:rFonts w:cs="Arial"/>
                <w:sz w:val="18"/>
                <w:szCs w:val="18"/>
              </w:rPr>
              <w:t>reduce lake acidity to beneficial levels for fauna.</w:t>
            </w:r>
          </w:p>
        </w:tc>
        <w:tc>
          <w:tcPr>
            <w:tcW w:w="546" w:type="pct"/>
            <w:vAlign w:val="center"/>
          </w:tcPr>
          <w:p w14:paraId="442A5F5D" w14:textId="77777777" w:rsidR="00B648B5" w:rsidRPr="00FF521B" w:rsidRDefault="00B648B5" w:rsidP="00B648B5">
            <w:pPr>
              <w:spacing w:before="40" w:after="40"/>
              <w:rPr>
                <w:rFonts w:cs="Arial"/>
                <w:sz w:val="18"/>
                <w:szCs w:val="18"/>
              </w:rPr>
            </w:pPr>
            <w:r w:rsidRPr="00FF521B">
              <w:rPr>
                <w:rFonts w:cs="Arial"/>
                <w:sz w:val="18"/>
                <w:szCs w:val="18"/>
              </w:rPr>
              <w:t>6162577 (staff 1943)</w:t>
            </w:r>
          </w:p>
          <w:p w14:paraId="28995D56" w14:textId="77777777" w:rsidR="00B648B5" w:rsidRPr="00FF521B" w:rsidRDefault="00B648B5" w:rsidP="00B648B5">
            <w:pPr>
              <w:spacing w:before="40" w:after="40"/>
              <w:rPr>
                <w:rFonts w:cs="Arial"/>
                <w:sz w:val="18"/>
                <w:szCs w:val="18"/>
              </w:rPr>
            </w:pPr>
            <w:r w:rsidRPr="00FF521B">
              <w:rPr>
                <w:rFonts w:cs="Arial"/>
                <w:sz w:val="18"/>
                <w:szCs w:val="18"/>
              </w:rPr>
              <w:t>61610685 (bore MS10)</w:t>
            </w:r>
          </w:p>
        </w:tc>
        <w:tc>
          <w:tcPr>
            <w:tcW w:w="508" w:type="pct"/>
            <w:vAlign w:val="center"/>
          </w:tcPr>
          <w:p w14:paraId="1E9E6AF6" w14:textId="77777777" w:rsidR="00B648B5" w:rsidRPr="00FF521B" w:rsidRDefault="00B648B5" w:rsidP="00B648B5">
            <w:pPr>
              <w:spacing w:before="40" w:after="40"/>
              <w:jc w:val="center"/>
              <w:rPr>
                <w:rFonts w:cs="Arial"/>
                <w:sz w:val="18"/>
                <w:szCs w:val="18"/>
              </w:rPr>
            </w:pPr>
            <w:r w:rsidRPr="00FF521B">
              <w:rPr>
                <w:rFonts w:cs="Arial"/>
                <w:sz w:val="18"/>
                <w:szCs w:val="18"/>
              </w:rPr>
              <w:t>41.5</w:t>
            </w:r>
            <w:r w:rsidRPr="00FF521B">
              <w:rPr>
                <w:rFonts w:cs="Arial"/>
                <w:sz w:val="18"/>
                <w:szCs w:val="18"/>
              </w:rPr>
              <w:br/>
              <w:t>(minimum peak)</w:t>
            </w:r>
          </w:p>
          <w:p w14:paraId="3E7A141E" w14:textId="77777777" w:rsidR="00B648B5" w:rsidRPr="00FF521B" w:rsidRDefault="00B648B5" w:rsidP="00B648B5">
            <w:pPr>
              <w:spacing w:before="40" w:after="40"/>
              <w:jc w:val="center"/>
              <w:rPr>
                <w:rFonts w:cs="Arial"/>
                <w:sz w:val="18"/>
                <w:szCs w:val="18"/>
              </w:rPr>
            </w:pPr>
          </w:p>
        </w:tc>
        <w:tc>
          <w:tcPr>
            <w:tcW w:w="508" w:type="pct"/>
            <w:vAlign w:val="center"/>
          </w:tcPr>
          <w:p w14:paraId="6C6297F1" w14:textId="77777777" w:rsidR="00B648B5" w:rsidRPr="00FF521B" w:rsidRDefault="00B648B5" w:rsidP="00B648B5">
            <w:pPr>
              <w:spacing w:before="40" w:after="40"/>
              <w:jc w:val="center"/>
              <w:rPr>
                <w:rFonts w:cs="Arial"/>
                <w:sz w:val="18"/>
                <w:szCs w:val="18"/>
              </w:rPr>
            </w:pPr>
            <w:r w:rsidRPr="00FF521B">
              <w:rPr>
                <w:rFonts w:cs="Arial"/>
                <w:sz w:val="18"/>
                <w:szCs w:val="18"/>
              </w:rPr>
              <w:t>42.1</w:t>
            </w:r>
          </w:p>
        </w:tc>
        <w:tc>
          <w:tcPr>
            <w:tcW w:w="2156" w:type="pct"/>
            <w:vAlign w:val="center"/>
          </w:tcPr>
          <w:p w14:paraId="1D6BD89C" w14:textId="77777777" w:rsidR="00B648B5" w:rsidRPr="00FF521B" w:rsidRDefault="00B648B5" w:rsidP="00B648B5">
            <w:pPr>
              <w:spacing w:before="40" w:after="40"/>
              <w:rPr>
                <w:rFonts w:cs="Arial"/>
                <w:sz w:val="18"/>
                <w:szCs w:val="18"/>
              </w:rPr>
            </w:pPr>
            <w:r w:rsidRPr="00FF521B">
              <w:rPr>
                <w:rFonts w:cs="Arial"/>
                <w:sz w:val="18"/>
                <w:szCs w:val="18"/>
              </w:rPr>
              <w:t>Water levels are currently below the existing minimum peak criterion but modelling projects levels will rise at Lake Mariginiup as a result of land use change and associated reductions in local abstraction. These rises mean that meeting the existing preferred minimum peak will be achievable at 2030.</w:t>
            </w:r>
          </w:p>
          <w:p w14:paraId="4D61AD6A" w14:textId="77777777" w:rsidR="00B648B5" w:rsidRPr="00FF521B" w:rsidRDefault="00B648B5" w:rsidP="00B648B5">
            <w:pPr>
              <w:spacing w:before="40" w:after="40"/>
              <w:rPr>
                <w:rFonts w:cs="Arial"/>
                <w:sz w:val="18"/>
                <w:szCs w:val="18"/>
              </w:rPr>
            </w:pPr>
            <w:r w:rsidRPr="00FF521B">
              <w:rPr>
                <w:rFonts w:cs="Arial"/>
                <w:b/>
                <w:sz w:val="18"/>
                <w:szCs w:val="18"/>
              </w:rPr>
              <w:t>Details of proposed change to Ministerial criteria:</w:t>
            </w:r>
            <w:r w:rsidRPr="00FF521B">
              <w:rPr>
                <w:rFonts w:cs="Arial"/>
                <w:sz w:val="18"/>
                <w:szCs w:val="18"/>
              </w:rPr>
              <w:t xml:space="preserve"> Beyond 2028, adopt a threshold level equal to the existing preferred minimum peak of 42.1 mAHD. </w:t>
            </w:r>
          </w:p>
        </w:tc>
      </w:tr>
      <w:tr w:rsidR="00B648B5" w:rsidRPr="00FF521B" w14:paraId="14D359C3" w14:textId="77777777" w:rsidTr="00B648B5">
        <w:trPr>
          <w:cantSplit/>
          <w:trHeight w:val="1529"/>
        </w:trPr>
        <w:tc>
          <w:tcPr>
            <w:tcW w:w="385" w:type="pct"/>
            <w:vMerge w:val="restart"/>
            <w:vAlign w:val="center"/>
          </w:tcPr>
          <w:p w14:paraId="2C5D4C2A" w14:textId="77777777" w:rsidR="00B648B5" w:rsidRPr="00FF521B" w:rsidRDefault="00B648B5" w:rsidP="00B648B5">
            <w:pPr>
              <w:spacing w:before="40" w:after="40"/>
              <w:rPr>
                <w:rFonts w:cs="Arial"/>
                <w:sz w:val="18"/>
                <w:szCs w:val="18"/>
              </w:rPr>
            </w:pPr>
            <w:r w:rsidRPr="00FF521B">
              <w:rPr>
                <w:rFonts w:cs="Arial"/>
                <w:sz w:val="18"/>
                <w:szCs w:val="18"/>
              </w:rPr>
              <w:t>Lake Jandabup</w:t>
            </w:r>
          </w:p>
        </w:tc>
        <w:tc>
          <w:tcPr>
            <w:tcW w:w="897" w:type="pct"/>
            <w:vMerge w:val="restart"/>
            <w:vAlign w:val="center"/>
          </w:tcPr>
          <w:p w14:paraId="123FC260" w14:textId="77777777" w:rsidR="00B648B5" w:rsidRPr="00FF521B" w:rsidRDefault="00B648B5" w:rsidP="00B648B5">
            <w:pPr>
              <w:spacing w:before="40" w:after="40"/>
              <w:rPr>
                <w:rFonts w:cs="Arial"/>
                <w:i/>
                <w:sz w:val="18"/>
                <w:szCs w:val="18"/>
              </w:rPr>
            </w:pPr>
            <w:r w:rsidRPr="00FF521B">
              <w:rPr>
                <w:rFonts w:cs="Arial"/>
                <w:i/>
                <w:sz w:val="18"/>
                <w:szCs w:val="18"/>
              </w:rPr>
              <w:t>1b) Improve health</w:t>
            </w:r>
          </w:p>
          <w:p w14:paraId="33108B8E" w14:textId="77777777" w:rsidR="00B648B5" w:rsidRPr="00FF521B" w:rsidRDefault="00B648B5" w:rsidP="00B648B5">
            <w:pPr>
              <w:spacing w:before="40" w:after="40"/>
              <w:rPr>
                <w:rFonts w:cs="Arial"/>
                <w:sz w:val="18"/>
                <w:szCs w:val="18"/>
              </w:rPr>
            </w:pPr>
            <w:r w:rsidRPr="00FF521B">
              <w:rPr>
                <w:rFonts w:cs="Arial"/>
                <w:sz w:val="18"/>
                <w:szCs w:val="18"/>
              </w:rPr>
              <w:t>Improve groundwater levels to:</w:t>
            </w:r>
          </w:p>
          <w:p w14:paraId="1CC6A6A5" w14:textId="77777777" w:rsidR="00B648B5" w:rsidRPr="00FF521B" w:rsidRDefault="00B648B5" w:rsidP="00B648B5">
            <w:pPr>
              <w:pStyle w:val="ListParagraph"/>
              <w:numPr>
                <w:ilvl w:val="0"/>
                <w:numId w:val="8"/>
              </w:numPr>
              <w:spacing w:before="40" w:after="40"/>
              <w:rPr>
                <w:rFonts w:cs="Arial"/>
                <w:sz w:val="18"/>
                <w:szCs w:val="18"/>
              </w:rPr>
            </w:pPr>
            <w:r w:rsidRPr="00FF521B">
              <w:rPr>
                <w:rFonts w:cs="Arial"/>
                <w:sz w:val="18"/>
                <w:szCs w:val="18"/>
              </w:rPr>
              <w:t>increase wading bird habitat</w:t>
            </w:r>
          </w:p>
          <w:p w14:paraId="0BF3DC8A" w14:textId="77777777" w:rsidR="00B648B5" w:rsidRPr="00FF521B" w:rsidRDefault="00B648B5" w:rsidP="00B648B5">
            <w:pPr>
              <w:pStyle w:val="ListParagraph"/>
              <w:numPr>
                <w:ilvl w:val="0"/>
                <w:numId w:val="8"/>
              </w:numPr>
              <w:spacing w:before="40" w:after="40"/>
              <w:rPr>
                <w:rFonts w:cs="Arial"/>
                <w:sz w:val="18"/>
                <w:szCs w:val="18"/>
              </w:rPr>
            </w:pPr>
            <w:r w:rsidRPr="00FF521B">
              <w:rPr>
                <w:rFonts w:cs="Arial"/>
                <w:sz w:val="18"/>
                <w:szCs w:val="18"/>
              </w:rPr>
              <w:t>maintain rich aquatic macroinvertebrate community</w:t>
            </w:r>
          </w:p>
          <w:p w14:paraId="25605062" w14:textId="77777777" w:rsidR="00B648B5" w:rsidRPr="00FF521B" w:rsidRDefault="00B648B5" w:rsidP="00B648B5">
            <w:pPr>
              <w:pStyle w:val="ListParagraph"/>
              <w:numPr>
                <w:ilvl w:val="0"/>
                <w:numId w:val="8"/>
              </w:numPr>
              <w:spacing w:before="40" w:after="40"/>
              <w:rPr>
                <w:rFonts w:cs="Arial"/>
                <w:sz w:val="18"/>
                <w:szCs w:val="18"/>
              </w:rPr>
            </w:pPr>
            <w:r w:rsidRPr="00FF521B">
              <w:rPr>
                <w:rFonts w:cs="Arial"/>
                <w:sz w:val="18"/>
                <w:szCs w:val="18"/>
              </w:rPr>
              <w:t>minimise risk of acidification.</w:t>
            </w:r>
          </w:p>
        </w:tc>
        <w:tc>
          <w:tcPr>
            <w:tcW w:w="546" w:type="pct"/>
            <w:vAlign w:val="center"/>
          </w:tcPr>
          <w:p w14:paraId="7AF8868E" w14:textId="77777777" w:rsidR="00B648B5" w:rsidRPr="00FF521B" w:rsidRDefault="00B648B5" w:rsidP="00B648B5">
            <w:pPr>
              <w:spacing w:before="40" w:after="40"/>
              <w:rPr>
                <w:rFonts w:cs="Arial"/>
                <w:sz w:val="18"/>
                <w:szCs w:val="18"/>
              </w:rPr>
            </w:pPr>
            <w:r w:rsidRPr="00FF521B">
              <w:rPr>
                <w:rFonts w:cs="Arial"/>
                <w:sz w:val="18"/>
                <w:szCs w:val="18"/>
              </w:rPr>
              <w:t>6162578 (staff 1944)</w:t>
            </w:r>
          </w:p>
        </w:tc>
        <w:tc>
          <w:tcPr>
            <w:tcW w:w="508" w:type="pct"/>
            <w:vAlign w:val="center"/>
          </w:tcPr>
          <w:p w14:paraId="2B4EF650" w14:textId="77777777" w:rsidR="00B648B5" w:rsidRPr="00FF521B" w:rsidRDefault="00B648B5" w:rsidP="00B648B5">
            <w:pPr>
              <w:spacing w:before="40" w:after="40"/>
              <w:jc w:val="center"/>
              <w:rPr>
                <w:rFonts w:cs="Arial"/>
                <w:sz w:val="18"/>
                <w:szCs w:val="18"/>
              </w:rPr>
            </w:pPr>
            <w:r w:rsidRPr="00FF521B">
              <w:rPr>
                <w:rFonts w:cs="Arial"/>
                <w:sz w:val="18"/>
                <w:szCs w:val="18"/>
              </w:rPr>
              <w:t>44.2</w:t>
            </w:r>
          </w:p>
          <w:p w14:paraId="0F4C374D" w14:textId="77777777" w:rsidR="00B648B5" w:rsidRPr="00FF521B" w:rsidRDefault="00B648B5" w:rsidP="00B648B5">
            <w:pPr>
              <w:spacing w:before="40" w:after="40"/>
              <w:jc w:val="center"/>
              <w:rPr>
                <w:rFonts w:cs="Arial"/>
                <w:sz w:val="18"/>
                <w:szCs w:val="18"/>
              </w:rPr>
            </w:pPr>
            <w:r w:rsidRPr="00FF521B">
              <w:rPr>
                <w:rFonts w:cs="Arial"/>
                <w:sz w:val="18"/>
                <w:szCs w:val="18"/>
              </w:rPr>
              <w:t>(minimum peak)</w:t>
            </w:r>
          </w:p>
        </w:tc>
        <w:tc>
          <w:tcPr>
            <w:tcW w:w="508" w:type="pct"/>
            <w:vAlign w:val="center"/>
          </w:tcPr>
          <w:p w14:paraId="79F24F73" w14:textId="77777777" w:rsidR="00B648B5" w:rsidRPr="00FF521B" w:rsidRDefault="00B648B5" w:rsidP="00B648B5">
            <w:pPr>
              <w:spacing w:before="40" w:after="40"/>
              <w:jc w:val="center"/>
              <w:rPr>
                <w:rFonts w:cs="Arial"/>
                <w:sz w:val="18"/>
                <w:szCs w:val="18"/>
              </w:rPr>
            </w:pPr>
          </w:p>
        </w:tc>
        <w:tc>
          <w:tcPr>
            <w:tcW w:w="2156" w:type="pct"/>
            <w:vMerge w:val="restart"/>
            <w:vAlign w:val="center"/>
          </w:tcPr>
          <w:p w14:paraId="5FDEDDBF" w14:textId="77777777" w:rsidR="00B648B5" w:rsidRPr="00FF521B" w:rsidRDefault="00B648B5" w:rsidP="00B648B5">
            <w:pPr>
              <w:spacing w:before="40" w:after="40"/>
              <w:rPr>
                <w:rFonts w:cs="Arial"/>
                <w:sz w:val="18"/>
                <w:szCs w:val="18"/>
              </w:rPr>
            </w:pPr>
            <w:r w:rsidRPr="00FF521B">
              <w:rPr>
                <w:rFonts w:cs="Arial"/>
                <w:sz w:val="18"/>
                <w:szCs w:val="18"/>
              </w:rPr>
              <w:t>Lake Jandabup is artificially maintained by the Water Corporation. Water levels are currently below the existing absolute minimum criterion but modelling projects levels will rise as a result of land use change and associated reductions in local abstraction to the extent that artificial maintenance may no longer be required within the plan period.</w:t>
            </w:r>
          </w:p>
          <w:p w14:paraId="03EDC2AE" w14:textId="77777777" w:rsidR="00B648B5" w:rsidRPr="00FF521B" w:rsidRDefault="00B648B5" w:rsidP="00B648B5">
            <w:pPr>
              <w:spacing w:before="40" w:after="40"/>
              <w:rPr>
                <w:rFonts w:cs="Arial"/>
                <w:sz w:val="18"/>
                <w:szCs w:val="18"/>
              </w:rPr>
            </w:pPr>
            <w:r w:rsidRPr="00FF521B">
              <w:rPr>
                <w:rFonts w:cs="Arial"/>
                <w:b/>
                <w:sz w:val="18"/>
                <w:szCs w:val="18"/>
              </w:rPr>
              <w:t xml:space="preserve">Details of proposed change to Ministerial criteria: </w:t>
            </w:r>
            <w:r w:rsidRPr="00FF521B">
              <w:rPr>
                <w:rFonts w:cs="Arial"/>
                <w:sz w:val="18"/>
                <w:szCs w:val="18"/>
              </w:rPr>
              <w:t xml:space="preserve">Remove absolute minimum peak criteria as this is too low to meet water quality objectives of minimising risk of acidification. Retain current absolute minimum Ministerial criteria of 44.3 mAHD as the 2030 threshold. </w:t>
            </w:r>
          </w:p>
          <w:p w14:paraId="53523BF7" w14:textId="77777777" w:rsidR="00B648B5" w:rsidRPr="00FF521B" w:rsidRDefault="00B648B5" w:rsidP="00B648B5">
            <w:pPr>
              <w:spacing w:before="40" w:after="40"/>
              <w:rPr>
                <w:rFonts w:cs="Arial"/>
                <w:sz w:val="18"/>
                <w:szCs w:val="18"/>
              </w:rPr>
            </w:pPr>
          </w:p>
        </w:tc>
      </w:tr>
      <w:tr w:rsidR="00B648B5" w:rsidRPr="00FF521B" w14:paraId="09AD65DA" w14:textId="77777777" w:rsidTr="00B648B5">
        <w:trPr>
          <w:cantSplit/>
          <w:trHeight w:val="1529"/>
        </w:trPr>
        <w:tc>
          <w:tcPr>
            <w:tcW w:w="385" w:type="pct"/>
            <w:vMerge/>
            <w:vAlign w:val="center"/>
          </w:tcPr>
          <w:p w14:paraId="0B2737F4" w14:textId="77777777" w:rsidR="00B648B5" w:rsidRPr="00FF521B" w:rsidRDefault="00B648B5" w:rsidP="00B648B5">
            <w:pPr>
              <w:spacing w:before="40" w:after="40"/>
              <w:rPr>
                <w:rFonts w:cs="Arial"/>
                <w:sz w:val="18"/>
                <w:szCs w:val="18"/>
              </w:rPr>
            </w:pPr>
          </w:p>
        </w:tc>
        <w:tc>
          <w:tcPr>
            <w:tcW w:w="897" w:type="pct"/>
            <w:vMerge/>
            <w:vAlign w:val="center"/>
          </w:tcPr>
          <w:p w14:paraId="7A9A4243" w14:textId="77777777" w:rsidR="00B648B5" w:rsidRPr="00FF521B" w:rsidRDefault="00B648B5" w:rsidP="00B648B5">
            <w:pPr>
              <w:spacing w:before="40" w:after="40"/>
              <w:rPr>
                <w:rFonts w:cs="Arial"/>
                <w:sz w:val="18"/>
                <w:szCs w:val="18"/>
              </w:rPr>
            </w:pPr>
          </w:p>
        </w:tc>
        <w:tc>
          <w:tcPr>
            <w:tcW w:w="546" w:type="pct"/>
            <w:vAlign w:val="center"/>
          </w:tcPr>
          <w:p w14:paraId="0AECEE24" w14:textId="77777777" w:rsidR="00B648B5" w:rsidRPr="00FF521B" w:rsidRDefault="00B648B5" w:rsidP="00B648B5">
            <w:pPr>
              <w:spacing w:before="40" w:after="40"/>
              <w:rPr>
                <w:rFonts w:cs="Arial"/>
                <w:sz w:val="18"/>
                <w:szCs w:val="18"/>
              </w:rPr>
            </w:pPr>
            <w:r w:rsidRPr="00FF521B">
              <w:rPr>
                <w:rFonts w:cs="Arial"/>
                <w:sz w:val="18"/>
                <w:szCs w:val="18"/>
              </w:rPr>
              <w:t>6162578 (staff 1944)</w:t>
            </w:r>
          </w:p>
        </w:tc>
        <w:tc>
          <w:tcPr>
            <w:tcW w:w="508" w:type="pct"/>
            <w:vAlign w:val="center"/>
          </w:tcPr>
          <w:p w14:paraId="3E78A0D6" w14:textId="77777777" w:rsidR="00B648B5" w:rsidRPr="00FF521B" w:rsidRDefault="00B648B5" w:rsidP="00B648B5">
            <w:pPr>
              <w:spacing w:before="40" w:after="40"/>
              <w:jc w:val="center"/>
              <w:rPr>
                <w:rFonts w:cs="Arial"/>
                <w:sz w:val="18"/>
                <w:szCs w:val="18"/>
              </w:rPr>
            </w:pPr>
            <w:r w:rsidRPr="00FF521B">
              <w:rPr>
                <w:rFonts w:cs="Arial"/>
                <w:sz w:val="18"/>
                <w:szCs w:val="18"/>
              </w:rPr>
              <w:t>44.3</w:t>
            </w:r>
          </w:p>
        </w:tc>
        <w:tc>
          <w:tcPr>
            <w:tcW w:w="508" w:type="pct"/>
            <w:vAlign w:val="center"/>
          </w:tcPr>
          <w:p w14:paraId="34BF0FB4" w14:textId="77777777" w:rsidR="00B648B5" w:rsidRPr="00FF521B" w:rsidRDefault="00B648B5" w:rsidP="00B648B5">
            <w:pPr>
              <w:spacing w:before="40" w:after="40"/>
              <w:jc w:val="center"/>
              <w:rPr>
                <w:rFonts w:cs="Arial"/>
                <w:sz w:val="18"/>
                <w:szCs w:val="18"/>
              </w:rPr>
            </w:pPr>
            <w:r w:rsidRPr="00FF521B">
              <w:rPr>
                <w:rFonts w:cs="Arial"/>
                <w:sz w:val="18"/>
                <w:szCs w:val="18"/>
              </w:rPr>
              <w:t>44.3</w:t>
            </w:r>
          </w:p>
        </w:tc>
        <w:tc>
          <w:tcPr>
            <w:tcW w:w="2156" w:type="pct"/>
            <w:vMerge/>
            <w:vAlign w:val="center"/>
          </w:tcPr>
          <w:p w14:paraId="20CA3DB1" w14:textId="77777777" w:rsidR="00B648B5" w:rsidRPr="00FF521B" w:rsidRDefault="00B648B5" w:rsidP="00B648B5">
            <w:pPr>
              <w:spacing w:before="40" w:after="40"/>
              <w:rPr>
                <w:rFonts w:cs="Arial"/>
                <w:sz w:val="18"/>
                <w:szCs w:val="18"/>
              </w:rPr>
            </w:pPr>
          </w:p>
        </w:tc>
      </w:tr>
      <w:tr w:rsidR="00B648B5" w:rsidRPr="00FF521B" w14:paraId="105B62E4" w14:textId="77777777" w:rsidTr="00B648B5">
        <w:trPr>
          <w:cantSplit/>
        </w:trPr>
        <w:tc>
          <w:tcPr>
            <w:tcW w:w="385" w:type="pct"/>
            <w:vMerge w:val="restart"/>
            <w:vAlign w:val="center"/>
          </w:tcPr>
          <w:p w14:paraId="5C2918A9" w14:textId="77777777" w:rsidR="00B648B5" w:rsidRPr="00FF521B" w:rsidRDefault="00B648B5" w:rsidP="00B648B5">
            <w:pPr>
              <w:spacing w:before="40" w:after="40"/>
              <w:rPr>
                <w:rFonts w:cs="Arial"/>
                <w:sz w:val="18"/>
                <w:szCs w:val="18"/>
              </w:rPr>
            </w:pPr>
            <w:r w:rsidRPr="00FF521B">
              <w:rPr>
                <w:rFonts w:cs="Arial"/>
                <w:sz w:val="18"/>
                <w:szCs w:val="18"/>
              </w:rPr>
              <w:t>Lake Nowergup</w:t>
            </w:r>
          </w:p>
        </w:tc>
        <w:tc>
          <w:tcPr>
            <w:tcW w:w="897" w:type="pct"/>
            <w:vMerge w:val="restart"/>
            <w:vAlign w:val="center"/>
          </w:tcPr>
          <w:p w14:paraId="2FA3FBA3" w14:textId="77777777" w:rsidR="00B648B5" w:rsidRPr="00FF521B" w:rsidRDefault="00B648B5" w:rsidP="00B648B5">
            <w:pPr>
              <w:spacing w:before="40" w:after="40"/>
              <w:rPr>
                <w:rFonts w:cs="Arial"/>
                <w:i/>
                <w:sz w:val="18"/>
                <w:szCs w:val="18"/>
              </w:rPr>
            </w:pPr>
            <w:r w:rsidRPr="00FF521B">
              <w:rPr>
                <w:rFonts w:cs="Arial"/>
                <w:i/>
                <w:sz w:val="18"/>
                <w:szCs w:val="18"/>
              </w:rPr>
              <w:t>1b) Improve health</w:t>
            </w:r>
          </w:p>
          <w:p w14:paraId="40F979CD" w14:textId="77777777" w:rsidR="00B648B5" w:rsidRPr="00FF521B" w:rsidRDefault="00B648B5" w:rsidP="00B648B5">
            <w:pPr>
              <w:spacing w:before="40" w:after="40"/>
              <w:rPr>
                <w:rFonts w:cs="Arial"/>
                <w:sz w:val="18"/>
                <w:szCs w:val="18"/>
              </w:rPr>
            </w:pPr>
            <w:r w:rsidRPr="00FF521B">
              <w:rPr>
                <w:rFonts w:cs="Arial"/>
                <w:sz w:val="18"/>
                <w:szCs w:val="18"/>
              </w:rPr>
              <w:t>Improve groundwater levels to:</w:t>
            </w:r>
          </w:p>
          <w:p w14:paraId="3DC2824B" w14:textId="77777777" w:rsidR="00B648B5" w:rsidRPr="00FF521B" w:rsidRDefault="00B648B5" w:rsidP="00B648B5">
            <w:pPr>
              <w:pStyle w:val="ListParagraph"/>
              <w:numPr>
                <w:ilvl w:val="0"/>
                <w:numId w:val="21"/>
              </w:numPr>
              <w:spacing w:before="40" w:after="40"/>
              <w:rPr>
                <w:rFonts w:cs="Arial"/>
                <w:sz w:val="18"/>
                <w:szCs w:val="18"/>
              </w:rPr>
            </w:pPr>
            <w:r w:rsidRPr="00FF521B">
              <w:rPr>
                <w:rFonts w:cs="Arial"/>
                <w:sz w:val="18"/>
                <w:szCs w:val="18"/>
              </w:rPr>
              <w:t>increase area of permanent deep water habitat for fauna</w:t>
            </w:r>
          </w:p>
          <w:p w14:paraId="6A0D4266" w14:textId="77777777" w:rsidR="00B648B5" w:rsidRPr="00FF521B" w:rsidRDefault="00B648B5" w:rsidP="00B648B5">
            <w:pPr>
              <w:pStyle w:val="ListParagraph"/>
              <w:numPr>
                <w:ilvl w:val="0"/>
                <w:numId w:val="21"/>
              </w:numPr>
              <w:spacing w:before="40" w:after="40"/>
              <w:rPr>
                <w:rFonts w:cs="Arial"/>
                <w:sz w:val="18"/>
                <w:szCs w:val="18"/>
              </w:rPr>
            </w:pPr>
            <w:r w:rsidRPr="00FF521B">
              <w:rPr>
                <w:rFonts w:cs="Arial"/>
                <w:sz w:val="18"/>
                <w:szCs w:val="18"/>
              </w:rPr>
              <w:t xml:space="preserve"> maintain fringing vegetation to support macroinvertebrate diversity and nutrient retention.</w:t>
            </w:r>
          </w:p>
        </w:tc>
        <w:tc>
          <w:tcPr>
            <w:tcW w:w="546" w:type="pct"/>
            <w:vAlign w:val="center"/>
          </w:tcPr>
          <w:p w14:paraId="19B92404" w14:textId="77777777" w:rsidR="00B648B5" w:rsidRPr="00FF521B" w:rsidRDefault="00B648B5" w:rsidP="00B648B5">
            <w:pPr>
              <w:spacing w:before="40" w:after="40"/>
              <w:rPr>
                <w:rFonts w:cs="Arial"/>
                <w:sz w:val="18"/>
                <w:szCs w:val="18"/>
              </w:rPr>
            </w:pPr>
            <w:r w:rsidRPr="00FF521B">
              <w:rPr>
                <w:rFonts w:cs="Arial"/>
                <w:sz w:val="18"/>
                <w:szCs w:val="18"/>
              </w:rPr>
              <w:t>6162567 (staff 8756) for Ministerial criteria</w:t>
            </w:r>
          </w:p>
        </w:tc>
        <w:tc>
          <w:tcPr>
            <w:tcW w:w="508" w:type="pct"/>
            <w:vAlign w:val="center"/>
          </w:tcPr>
          <w:p w14:paraId="6EA76293" w14:textId="77777777" w:rsidR="00B648B5" w:rsidRPr="00FF521B" w:rsidRDefault="00B648B5" w:rsidP="00B648B5">
            <w:pPr>
              <w:spacing w:before="40" w:after="40"/>
              <w:jc w:val="center"/>
              <w:rPr>
                <w:rFonts w:cs="Arial"/>
                <w:sz w:val="18"/>
                <w:szCs w:val="18"/>
              </w:rPr>
            </w:pPr>
            <w:r w:rsidRPr="00FF521B">
              <w:rPr>
                <w:rFonts w:cs="Arial"/>
                <w:sz w:val="18"/>
                <w:szCs w:val="18"/>
              </w:rPr>
              <w:t>16.8</w:t>
            </w:r>
            <w:r w:rsidRPr="00FF521B">
              <w:rPr>
                <w:rFonts w:cs="Arial"/>
                <w:sz w:val="18"/>
                <w:szCs w:val="18"/>
              </w:rPr>
              <w:br/>
              <w:t>(minimum peak)</w:t>
            </w:r>
          </w:p>
        </w:tc>
        <w:tc>
          <w:tcPr>
            <w:tcW w:w="508" w:type="pct"/>
            <w:vAlign w:val="center"/>
          </w:tcPr>
          <w:p w14:paraId="267D994A" w14:textId="77777777" w:rsidR="00B648B5" w:rsidRPr="00FF521B" w:rsidRDefault="00B648B5" w:rsidP="00B648B5">
            <w:pPr>
              <w:spacing w:before="40" w:after="40"/>
              <w:jc w:val="center"/>
              <w:rPr>
                <w:rFonts w:cs="Arial"/>
                <w:sz w:val="18"/>
                <w:szCs w:val="18"/>
              </w:rPr>
            </w:pPr>
            <w:r w:rsidRPr="00FF521B">
              <w:rPr>
                <w:rFonts w:cs="Arial"/>
                <w:sz w:val="18"/>
                <w:szCs w:val="18"/>
              </w:rPr>
              <w:t>16.0</w:t>
            </w:r>
          </w:p>
        </w:tc>
        <w:tc>
          <w:tcPr>
            <w:tcW w:w="2156" w:type="pct"/>
            <w:vMerge w:val="restart"/>
            <w:vAlign w:val="center"/>
          </w:tcPr>
          <w:p w14:paraId="3B6E7756" w14:textId="77777777" w:rsidR="00B648B5" w:rsidRPr="00FF521B" w:rsidRDefault="00B648B5" w:rsidP="00B648B5">
            <w:pPr>
              <w:spacing w:before="40" w:after="40"/>
              <w:rPr>
                <w:rFonts w:cs="Arial"/>
                <w:sz w:val="18"/>
                <w:szCs w:val="18"/>
              </w:rPr>
            </w:pPr>
            <w:r w:rsidRPr="00FF521B">
              <w:rPr>
                <w:rFonts w:cs="Arial"/>
                <w:sz w:val="18"/>
                <w:szCs w:val="18"/>
              </w:rPr>
              <w:t xml:space="preserve">Ministerial criteria are applied at staff gauge, proposed threshold levels will apply at PM33. Corresponding threshold level at staff gauge to be confirmed. Lake Nowergup is artificially maintained by the department. </w:t>
            </w:r>
          </w:p>
          <w:p w14:paraId="17E4F4B6" w14:textId="77777777" w:rsidR="00B648B5" w:rsidRPr="00FF521B" w:rsidRDefault="00B648B5" w:rsidP="00B648B5">
            <w:pPr>
              <w:spacing w:before="40" w:after="40"/>
              <w:rPr>
                <w:rFonts w:cs="Arial"/>
                <w:sz w:val="18"/>
                <w:szCs w:val="18"/>
              </w:rPr>
            </w:pPr>
            <w:r w:rsidRPr="00FF521B">
              <w:rPr>
                <w:rFonts w:cs="Arial"/>
                <w:sz w:val="18"/>
                <w:szCs w:val="18"/>
              </w:rPr>
              <w:t>Modelling projects levels will rise at Lake Nowergup but the increase will not be enough to meet existing Ministerial criteria, even with continued artificial maintenance by the department.</w:t>
            </w:r>
          </w:p>
          <w:p w14:paraId="458CB51F" w14:textId="77777777" w:rsidR="00B648B5" w:rsidRPr="00FF521B" w:rsidRDefault="00B648B5" w:rsidP="00B648B5">
            <w:pPr>
              <w:spacing w:before="40" w:after="40"/>
              <w:rPr>
                <w:rFonts w:cs="Arial"/>
                <w:sz w:val="18"/>
                <w:szCs w:val="18"/>
              </w:rPr>
            </w:pPr>
            <w:r w:rsidRPr="00FF521B">
              <w:rPr>
                <w:rFonts w:cs="Arial"/>
                <w:b/>
                <w:sz w:val="18"/>
                <w:szCs w:val="18"/>
              </w:rPr>
              <w:t>Details of proposed change to Ministerial criteria:</w:t>
            </w:r>
            <w:r w:rsidRPr="00FF521B">
              <w:rPr>
                <w:rFonts w:cs="Arial"/>
                <w:sz w:val="18"/>
                <w:szCs w:val="18"/>
              </w:rPr>
              <w:t xml:space="preserve"> Beyond 2028, once the abstraction reductions have been implemented, adopt a threshold level of 18.0 mAHD.</w:t>
            </w:r>
          </w:p>
          <w:p w14:paraId="420D3948" w14:textId="77777777" w:rsidR="00B648B5" w:rsidRPr="00FF521B" w:rsidRDefault="00B648B5" w:rsidP="00B648B5">
            <w:pPr>
              <w:spacing w:before="40" w:after="40"/>
              <w:rPr>
                <w:rFonts w:cs="Arial"/>
                <w:sz w:val="18"/>
                <w:szCs w:val="18"/>
              </w:rPr>
            </w:pPr>
            <w:r w:rsidRPr="00FF521B">
              <w:rPr>
                <w:rFonts w:cs="Arial"/>
                <w:sz w:val="18"/>
                <w:szCs w:val="18"/>
              </w:rPr>
              <w:t>Based on the relationship between past water levels, achieving a minimum level of 18.0 mAHD at PM33 should give a lake level threshold of 16.0 mAHD (0.8 m below the existing criterion).</w:t>
            </w:r>
          </w:p>
        </w:tc>
      </w:tr>
      <w:tr w:rsidR="00B648B5" w:rsidRPr="00FF521B" w14:paraId="2C22621C" w14:textId="77777777" w:rsidTr="00B648B5">
        <w:trPr>
          <w:cantSplit/>
        </w:trPr>
        <w:tc>
          <w:tcPr>
            <w:tcW w:w="385" w:type="pct"/>
            <w:vMerge/>
            <w:vAlign w:val="center"/>
          </w:tcPr>
          <w:p w14:paraId="1CED6F3D" w14:textId="77777777" w:rsidR="00B648B5" w:rsidRPr="00FF521B" w:rsidRDefault="00B648B5" w:rsidP="00B648B5">
            <w:pPr>
              <w:spacing w:before="40" w:after="40"/>
              <w:rPr>
                <w:rFonts w:cs="Arial"/>
                <w:sz w:val="18"/>
                <w:szCs w:val="18"/>
              </w:rPr>
            </w:pPr>
          </w:p>
        </w:tc>
        <w:tc>
          <w:tcPr>
            <w:tcW w:w="897" w:type="pct"/>
            <w:vMerge/>
            <w:vAlign w:val="center"/>
          </w:tcPr>
          <w:p w14:paraId="5BD149A8" w14:textId="77777777" w:rsidR="00B648B5" w:rsidRPr="00FF521B" w:rsidRDefault="00B648B5" w:rsidP="00B648B5">
            <w:pPr>
              <w:spacing w:before="40" w:after="40"/>
              <w:rPr>
                <w:rFonts w:cs="Arial"/>
                <w:sz w:val="18"/>
                <w:szCs w:val="18"/>
              </w:rPr>
            </w:pPr>
          </w:p>
        </w:tc>
        <w:tc>
          <w:tcPr>
            <w:tcW w:w="546" w:type="pct"/>
            <w:vAlign w:val="center"/>
          </w:tcPr>
          <w:p w14:paraId="07038B59" w14:textId="77777777" w:rsidR="00B648B5" w:rsidRPr="00FF521B" w:rsidRDefault="00B648B5" w:rsidP="00B648B5">
            <w:pPr>
              <w:spacing w:before="40" w:after="40"/>
              <w:rPr>
                <w:rFonts w:cs="Arial"/>
                <w:sz w:val="18"/>
                <w:szCs w:val="18"/>
              </w:rPr>
            </w:pPr>
            <w:r w:rsidRPr="00FF521B">
              <w:rPr>
                <w:rFonts w:cs="Arial"/>
                <w:sz w:val="18"/>
                <w:szCs w:val="18"/>
              </w:rPr>
              <w:t>61610601 (bore PM33) for threshold</w:t>
            </w:r>
          </w:p>
          <w:p w14:paraId="2E059C97" w14:textId="77777777" w:rsidR="00B648B5" w:rsidRPr="00FF521B" w:rsidRDefault="00B648B5" w:rsidP="00B648B5">
            <w:pPr>
              <w:spacing w:before="40" w:after="40"/>
              <w:rPr>
                <w:rFonts w:cs="Arial"/>
                <w:sz w:val="18"/>
                <w:szCs w:val="18"/>
              </w:rPr>
            </w:pPr>
            <w:r w:rsidRPr="00FF521B">
              <w:rPr>
                <w:rFonts w:cs="Arial"/>
                <w:sz w:val="18"/>
                <w:szCs w:val="18"/>
              </w:rPr>
              <w:t>[616145 (telemetry site) additional monitoring site]</w:t>
            </w:r>
          </w:p>
        </w:tc>
        <w:tc>
          <w:tcPr>
            <w:tcW w:w="508" w:type="pct"/>
            <w:vAlign w:val="center"/>
          </w:tcPr>
          <w:p w14:paraId="28551CBB" w14:textId="77777777" w:rsidR="00B648B5" w:rsidRPr="00FF521B" w:rsidRDefault="00B648B5" w:rsidP="00B648B5">
            <w:pPr>
              <w:spacing w:before="40" w:after="40"/>
              <w:jc w:val="center"/>
              <w:rPr>
                <w:rFonts w:cs="Arial"/>
                <w:sz w:val="18"/>
                <w:szCs w:val="18"/>
              </w:rPr>
            </w:pPr>
          </w:p>
        </w:tc>
        <w:tc>
          <w:tcPr>
            <w:tcW w:w="508" w:type="pct"/>
            <w:vAlign w:val="center"/>
          </w:tcPr>
          <w:p w14:paraId="643BFD89" w14:textId="77777777" w:rsidR="00B648B5" w:rsidRPr="00FF521B" w:rsidRDefault="00B648B5" w:rsidP="00B648B5">
            <w:pPr>
              <w:spacing w:before="40" w:after="40"/>
              <w:jc w:val="center"/>
              <w:rPr>
                <w:rFonts w:cs="Arial"/>
                <w:sz w:val="18"/>
                <w:szCs w:val="18"/>
              </w:rPr>
            </w:pPr>
            <w:r w:rsidRPr="00FF521B">
              <w:rPr>
                <w:rFonts w:cs="Arial"/>
                <w:sz w:val="18"/>
                <w:szCs w:val="18"/>
              </w:rPr>
              <w:t>18.0</w:t>
            </w:r>
          </w:p>
        </w:tc>
        <w:tc>
          <w:tcPr>
            <w:tcW w:w="2156" w:type="pct"/>
            <w:vMerge/>
            <w:vAlign w:val="center"/>
          </w:tcPr>
          <w:p w14:paraId="6C7A552C" w14:textId="77777777" w:rsidR="00B648B5" w:rsidRPr="00FF521B" w:rsidRDefault="00B648B5" w:rsidP="00B648B5">
            <w:pPr>
              <w:spacing w:before="40" w:after="40"/>
              <w:rPr>
                <w:rFonts w:cs="Arial"/>
                <w:sz w:val="18"/>
                <w:szCs w:val="18"/>
              </w:rPr>
            </w:pPr>
          </w:p>
        </w:tc>
      </w:tr>
      <w:tr w:rsidR="00B648B5" w:rsidRPr="00FF521B" w14:paraId="6FE2E47B" w14:textId="77777777" w:rsidTr="00B648B5">
        <w:trPr>
          <w:cantSplit/>
        </w:trPr>
        <w:tc>
          <w:tcPr>
            <w:tcW w:w="385" w:type="pct"/>
            <w:vAlign w:val="center"/>
          </w:tcPr>
          <w:p w14:paraId="3E1AA004" w14:textId="77777777" w:rsidR="00B648B5" w:rsidRPr="00FF521B" w:rsidRDefault="00B648B5" w:rsidP="00B648B5">
            <w:pPr>
              <w:spacing w:before="40" w:after="40"/>
              <w:rPr>
                <w:rFonts w:cs="Arial"/>
                <w:sz w:val="18"/>
                <w:szCs w:val="18"/>
              </w:rPr>
            </w:pPr>
            <w:r w:rsidRPr="00FF521B">
              <w:rPr>
                <w:rFonts w:cs="Arial"/>
                <w:sz w:val="18"/>
                <w:szCs w:val="18"/>
              </w:rPr>
              <w:t>Lake Wilgarup</w:t>
            </w:r>
          </w:p>
        </w:tc>
        <w:tc>
          <w:tcPr>
            <w:tcW w:w="897" w:type="pct"/>
            <w:vAlign w:val="center"/>
          </w:tcPr>
          <w:p w14:paraId="1E799D1C" w14:textId="77777777" w:rsidR="00B648B5" w:rsidRPr="00FF521B" w:rsidRDefault="00B648B5" w:rsidP="00B648B5">
            <w:pPr>
              <w:spacing w:before="40" w:after="40"/>
              <w:rPr>
                <w:rFonts w:cs="Arial"/>
                <w:i/>
                <w:sz w:val="18"/>
                <w:szCs w:val="18"/>
              </w:rPr>
            </w:pPr>
            <w:r w:rsidRPr="00FF521B">
              <w:rPr>
                <w:rFonts w:cs="Arial"/>
                <w:i/>
                <w:sz w:val="18"/>
                <w:szCs w:val="18"/>
              </w:rPr>
              <w:t>1b) Improve health</w:t>
            </w:r>
          </w:p>
          <w:p w14:paraId="3A8D04FA" w14:textId="77777777" w:rsidR="00B648B5" w:rsidRPr="00FF521B" w:rsidRDefault="00B648B5" w:rsidP="00B648B5">
            <w:pPr>
              <w:spacing w:before="40" w:after="40"/>
              <w:rPr>
                <w:rFonts w:cs="Arial"/>
                <w:sz w:val="18"/>
                <w:szCs w:val="18"/>
              </w:rPr>
            </w:pPr>
            <w:r w:rsidRPr="00FF521B">
              <w:rPr>
                <w:rFonts w:cs="Arial"/>
                <w:sz w:val="18"/>
                <w:szCs w:val="18"/>
              </w:rPr>
              <w:t>Improve groundwater levels to maintain soil moisture and minimise risk of acidification.</w:t>
            </w:r>
          </w:p>
        </w:tc>
        <w:tc>
          <w:tcPr>
            <w:tcW w:w="546" w:type="pct"/>
            <w:vAlign w:val="center"/>
          </w:tcPr>
          <w:p w14:paraId="4F04C170" w14:textId="77777777" w:rsidR="00B648B5" w:rsidRPr="00FF521B" w:rsidRDefault="00B648B5" w:rsidP="00B648B5">
            <w:pPr>
              <w:spacing w:before="40" w:after="40"/>
              <w:rPr>
                <w:rFonts w:cs="Arial"/>
                <w:sz w:val="18"/>
                <w:szCs w:val="18"/>
              </w:rPr>
            </w:pPr>
            <w:r w:rsidRPr="00FF521B">
              <w:rPr>
                <w:rFonts w:cs="Arial"/>
                <w:sz w:val="18"/>
                <w:szCs w:val="18"/>
              </w:rPr>
              <w:t>61618500 (Wilgarup Lake bore)</w:t>
            </w:r>
          </w:p>
        </w:tc>
        <w:tc>
          <w:tcPr>
            <w:tcW w:w="508" w:type="pct"/>
            <w:vAlign w:val="center"/>
          </w:tcPr>
          <w:p w14:paraId="047DBEA2" w14:textId="77777777" w:rsidR="00B648B5" w:rsidRPr="00FF521B" w:rsidRDefault="00B648B5" w:rsidP="00B648B5">
            <w:pPr>
              <w:spacing w:before="40" w:after="40"/>
              <w:jc w:val="center"/>
              <w:rPr>
                <w:rFonts w:cs="Arial"/>
                <w:sz w:val="18"/>
                <w:szCs w:val="18"/>
              </w:rPr>
            </w:pPr>
            <w:r w:rsidRPr="00FF521B">
              <w:rPr>
                <w:rFonts w:cs="Arial"/>
                <w:sz w:val="18"/>
                <w:szCs w:val="18"/>
              </w:rPr>
              <w:t>4.5</w:t>
            </w:r>
          </w:p>
        </w:tc>
        <w:tc>
          <w:tcPr>
            <w:tcW w:w="508" w:type="pct"/>
            <w:vAlign w:val="center"/>
          </w:tcPr>
          <w:p w14:paraId="6706F144" w14:textId="77777777" w:rsidR="00B648B5" w:rsidRPr="00FF521B" w:rsidRDefault="00B648B5" w:rsidP="00B648B5">
            <w:pPr>
              <w:spacing w:before="40" w:after="40"/>
              <w:jc w:val="center"/>
              <w:rPr>
                <w:rFonts w:cs="Arial"/>
                <w:sz w:val="18"/>
                <w:szCs w:val="18"/>
              </w:rPr>
            </w:pPr>
            <w:r w:rsidRPr="00FF521B">
              <w:rPr>
                <w:rFonts w:cs="Arial"/>
                <w:sz w:val="18"/>
                <w:szCs w:val="18"/>
              </w:rPr>
              <w:t>3.9</w:t>
            </w:r>
          </w:p>
        </w:tc>
        <w:tc>
          <w:tcPr>
            <w:tcW w:w="2156" w:type="pct"/>
            <w:vAlign w:val="center"/>
          </w:tcPr>
          <w:p w14:paraId="1062A22F" w14:textId="77777777" w:rsidR="00B648B5" w:rsidRPr="00FF521B" w:rsidRDefault="00B648B5" w:rsidP="00B648B5">
            <w:pPr>
              <w:spacing w:before="40" w:after="40"/>
              <w:rPr>
                <w:rFonts w:cs="Arial"/>
                <w:sz w:val="18"/>
                <w:szCs w:val="18"/>
              </w:rPr>
            </w:pPr>
            <w:r w:rsidRPr="00FF521B">
              <w:rPr>
                <w:rFonts w:cs="Arial"/>
                <w:sz w:val="18"/>
                <w:szCs w:val="18"/>
              </w:rPr>
              <w:t>Modelling projects small increases in groundwater levels are possible in Yanchep National Park under the planned reductions in abstraction. This will reduce risks to existing wetland values but will not be enough to meet the existing Ministerial criterion.</w:t>
            </w:r>
          </w:p>
          <w:p w14:paraId="32F4AECE" w14:textId="77777777" w:rsidR="00B648B5" w:rsidRPr="00FF521B" w:rsidRDefault="00B648B5" w:rsidP="00B648B5">
            <w:pPr>
              <w:spacing w:before="40" w:after="40"/>
              <w:rPr>
                <w:rFonts w:cs="Arial"/>
                <w:sz w:val="18"/>
                <w:szCs w:val="18"/>
              </w:rPr>
            </w:pPr>
            <w:r w:rsidRPr="00FF521B">
              <w:rPr>
                <w:rFonts w:cs="Arial"/>
                <w:b/>
                <w:sz w:val="18"/>
                <w:szCs w:val="18"/>
              </w:rPr>
              <w:t>Details of proposed change to Ministerial criteria:</w:t>
            </w:r>
            <w:r w:rsidRPr="00FF521B">
              <w:rPr>
                <w:rFonts w:cs="Arial"/>
                <w:sz w:val="18"/>
                <w:szCs w:val="18"/>
              </w:rPr>
              <w:t xml:space="preserve"> Beyond 2028, adopt a threshold level of 3.9 mAHD (0.6 m lower than the existing criterion) at Wilgarup Lake bore.</w:t>
            </w:r>
          </w:p>
        </w:tc>
      </w:tr>
      <w:tr w:rsidR="00B648B5" w:rsidRPr="00FF521B" w14:paraId="7625C2DC" w14:textId="77777777" w:rsidTr="00B648B5">
        <w:trPr>
          <w:cantSplit/>
        </w:trPr>
        <w:tc>
          <w:tcPr>
            <w:tcW w:w="385" w:type="pct"/>
            <w:vAlign w:val="center"/>
          </w:tcPr>
          <w:p w14:paraId="6E64461B" w14:textId="77777777" w:rsidR="00B648B5" w:rsidRPr="00FF521B" w:rsidRDefault="00B648B5" w:rsidP="00B648B5">
            <w:pPr>
              <w:spacing w:before="40" w:after="40"/>
              <w:rPr>
                <w:rFonts w:cs="Arial"/>
                <w:sz w:val="18"/>
                <w:szCs w:val="18"/>
              </w:rPr>
            </w:pPr>
            <w:r w:rsidRPr="00FF521B">
              <w:rPr>
                <w:rFonts w:cs="Arial"/>
                <w:sz w:val="18"/>
                <w:szCs w:val="18"/>
              </w:rPr>
              <w:t>Pipidinny Swamp</w:t>
            </w:r>
          </w:p>
        </w:tc>
        <w:tc>
          <w:tcPr>
            <w:tcW w:w="897" w:type="pct"/>
            <w:vAlign w:val="center"/>
          </w:tcPr>
          <w:p w14:paraId="17E26ABA" w14:textId="77777777" w:rsidR="00B648B5" w:rsidRPr="00FF521B" w:rsidRDefault="00B648B5" w:rsidP="00B648B5">
            <w:pPr>
              <w:spacing w:before="40" w:after="40"/>
              <w:rPr>
                <w:rFonts w:cs="Arial"/>
                <w:i/>
                <w:sz w:val="18"/>
                <w:szCs w:val="18"/>
              </w:rPr>
            </w:pPr>
            <w:r w:rsidRPr="00FF521B">
              <w:rPr>
                <w:rFonts w:cs="Arial"/>
                <w:i/>
                <w:sz w:val="18"/>
                <w:szCs w:val="18"/>
              </w:rPr>
              <w:t>1b) Improve health</w:t>
            </w:r>
          </w:p>
          <w:p w14:paraId="64253138" w14:textId="77777777" w:rsidR="00B648B5" w:rsidRPr="00FF521B" w:rsidRDefault="00B648B5" w:rsidP="00B648B5">
            <w:pPr>
              <w:spacing w:before="40" w:after="40"/>
              <w:rPr>
                <w:rFonts w:cs="Arial"/>
                <w:sz w:val="18"/>
                <w:szCs w:val="18"/>
              </w:rPr>
            </w:pPr>
            <w:r w:rsidRPr="00FF521B">
              <w:rPr>
                <w:rFonts w:cs="Arial"/>
                <w:sz w:val="18"/>
                <w:szCs w:val="18"/>
              </w:rPr>
              <w:t>Improve groundwater levels to:</w:t>
            </w:r>
          </w:p>
          <w:p w14:paraId="01DE0E69" w14:textId="77777777" w:rsidR="00B648B5" w:rsidRPr="00FF521B" w:rsidRDefault="00B648B5" w:rsidP="00B648B5">
            <w:pPr>
              <w:pStyle w:val="ListParagraph"/>
              <w:numPr>
                <w:ilvl w:val="0"/>
                <w:numId w:val="9"/>
              </w:numPr>
              <w:spacing w:before="40" w:after="40"/>
              <w:rPr>
                <w:rFonts w:cs="Arial"/>
                <w:sz w:val="18"/>
                <w:szCs w:val="18"/>
              </w:rPr>
            </w:pPr>
            <w:r w:rsidRPr="00FF521B">
              <w:rPr>
                <w:rFonts w:cs="Arial"/>
                <w:sz w:val="18"/>
                <w:szCs w:val="18"/>
              </w:rPr>
              <w:t>increase area of permanent deep water habitat for fauna</w:t>
            </w:r>
          </w:p>
          <w:p w14:paraId="3EDB762F" w14:textId="77777777" w:rsidR="00B648B5" w:rsidRPr="00FF521B" w:rsidRDefault="00B648B5" w:rsidP="00B648B5">
            <w:pPr>
              <w:pStyle w:val="ListParagraph"/>
              <w:numPr>
                <w:ilvl w:val="0"/>
                <w:numId w:val="9"/>
              </w:numPr>
              <w:spacing w:before="40" w:after="40"/>
              <w:rPr>
                <w:rFonts w:cs="Arial"/>
                <w:sz w:val="18"/>
                <w:szCs w:val="18"/>
              </w:rPr>
            </w:pPr>
            <w:r w:rsidRPr="00FF521B">
              <w:rPr>
                <w:rFonts w:cs="Arial"/>
                <w:sz w:val="18"/>
                <w:szCs w:val="18"/>
              </w:rPr>
              <w:t>maintain fringing vegetation to support a range of habitat types for macroinvertebrates.</w:t>
            </w:r>
          </w:p>
        </w:tc>
        <w:tc>
          <w:tcPr>
            <w:tcW w:w="546" w:type="pct"/>
            <w:vAlign w:val="center"/>
          </w:tcPr>
          <w:p w14:paraId="0451D115" w14:textId="77777777" w:rsidR="00B648B5" w:rsidRPr="00FF521B" w:rsidRDefault="00B648B5" w:rsidP="00B648B5">
            <w:pPr>
              <w:spacing w:before="40" w:after="40"/>
              <w:rPr>
                <w:rFonts w:cs="Arial"/>
                <w:sz w:val="18"/>
                <w:szCs w:val="18"/>
              </w:rPr>
            </w:pPr>
            <w:r w:rsidRPr="00FF521B">
              <w:rPr>
                <w:rFonts w:cs="Arial"/>
                <w:sz w:val="18"/>
                <w:szCs w:val="18"/>
              </w:rPr>
              <w:t>6162624 (staff)</w:t>
            </w:r>
          </w:p>
          <w:p w14:paraId="51CEBB3D" w14:textId="77777777" w:rsidR="00B648B5" w:rsidRPr="00FF521B" w:rsidRDefault="00B648B5" w:rsidP="00B648B5">
            <w:pPr>
              <w:spacing w:before="40" w:after="40"/>
              <w:rPr>
                <w:rFonts w:cs="Arial"/>
                <w:sz w:val="18"/>
                <w:szCs w:val="18"/>
              </w:rPr>
            </w:pPr>
            <w:r w:rsidRPr="00FF521B">
              <w:rPr>
                <w:rFonts w:cs="Arial"/>
                <w:sz w:val="18"/>
                <w:szCs w:val="18"/>
              </w:rPr>
              <w:t>61611872 (bore PIP_C)</w:t>
            </w:r>
          </w:p>
        </w:tc>
        <w:tc>
          <w:tcPr>
            <w:tcW w:w="508" w:type="pct"/>
            <w:vAlign w:val="center"/>
          </w:tcPr>
          <w:p w14:paraId="02F1FE3D" w14:textId="77777777" w:rsidR="00B648B5" w:rsidRPr="00FF521B" w:rsidRDefault="00B648B5" w:rsidP="00B648B5">
            <w:pPr>
              <w:spacing w:before="40" w:after="40"/>
              <w:jc w:val="center"/>
              <w:rPr>
                <w:rFonts w:cs="Arial"/>
                <w:sz w:val="18"/>
                <w:szCs w:val="18"/>
              </w:rPr>
            </w:pPr>
            <w:r w:rsidRPr="00FF521B">
              <w:rPr>
                <w:rFonts w:cs="Arial"/>
                <w:sz w:val="18"/>
                <w:szCs w:val="18"/>
              </w:rPr>
              <w:t>1.6</w:t>
            </w:r>
          </w:p>
        </w:tc>
        <w:tc>
          <w:tcPr>
            <w:tcW w:w="508" w:type="pct"/>
            <w:vAlign w:val="center"/>
          </w:tcPr>
          <w:p w14:paraId="18B30CEE" w14:textId="77777777" w:rsidR="00B648B5" w:rsidRPr="00FF521B" w:rsidRDefault="00B648B5" w:rsidP="00B648B5">
            <w:pPr>
              <w:spacing w:before="40" w:after="40"/>
              <w:jc w:val="center"/>
              <w:rPr>
                <w:rFonts w:cs="Arial"/>
                <w:sz w:val="18"/>
                <w:szCs w:val="18"/>
              </w:rPr>
            </w:pPr>
            <w:r w:rsidRPr="00FF521B">
              <w:rPr>
                <w:rFonts w:cs="Arial"/>
                <w:sz w:val="18"/>
                <w:szCs w:val="18"/>
              </w:rPr>
              <w:t>1.1</w:t>
            </w:r>
          </w:p>
        </w:tc>
        <w:tc>
          <w:tcPr>
            <w:tcW w:w="2156" w:type="pct"/>
            <w:vAlign w:val="center"/>
          </w:tcPr>
          <w:p w14:paraId="2803C4BB" w14:textId="77777777" w:rsidR="00B648B5" w:rsidRPr="00FF521B" w:rsidRDefault="00B648B5" w:rsidP="00B648B5">
            <w:pPr>
              <w:spacing w:before="40" w:after="40"/>
              <w:rPr>
                <w:rFonts w:cs="Arial"/>
                <w:sz w:val="18"/>
                <w:szCs w:val="18"/>
              </w:rPr>
            </w:pPr>
            <w:r w:rsidRPr="00FF521B">
              <w:rPr>
                <w:rFonts w:cs="Arial"/>
                <w:sz w:val="18"/>
                <w:szCs w:val="18"/>
              </w:rPr>
              <w:t>Modelling projects small increases in groundwater levels are possible in Yanchep National Park under the planned reductions in abstraction. This will reduce risks to existing wetland values but will not be enough to meet existing Ministerial criteria.</w:t>
            </w:r>
          </w:p>
          <w:p w14:paraId="339F023E" w14:textId="77777777" w:rsidR="00B648B5" w:rsidRPr="00FF521B" w:rsidRDefault="00B648B5" w:rsidP="00B648B5">
            <w:pPr>
              <w:spacing w:before="40" w:after="40"/>
              <w:rPr>
                <w:rFonts w:cs="Arial"/>
                <w:sz w:val="18"/>
                <w:szCs w:val="18"/>
              </w:rPr>
            </w:pPr>
            <w:r w:rsidRPr="00FF521B">
              <w:rPr>
                <w:rFonts w:cs="Arial"/>
                <w:b/>
                <w:sz w:val="18"/>
                <w:szCs w:val="18"/>
              </w:rPr>
              <w:t>Details of proposed changes to Ministerial criteria:</w:t>
            </w:r>
            <w:r w:rsidRPr="00FF521B">
              <w:rPr>
                <w:rFonts w:cs="Arial"/>
                <w:sz w:val="18"/>
                <w:szCs w:val="18"/>
              </w:rPr>
              <w:t xml:space="preserve"> Beyond 2028, adopt a threshold level of 1.1 mAHD (0.5 m lower than the existing criterion) at bore PIP_C.</w:t>
            </w:r>
          </w:p>
        </w:tc>
      </w:tr>
      <w:tr w:rsidR="00B648B5" w:rsidRPr="00FF521B" w14:paraId="4657AA9C" w14:textId="77777777" w:rsidTr="00B648B5">
        <w:trPr>
          <w:cantSplit/>
        </w:trPr>
        <w:tc>
          <w:tcPr>
            <w:tcW w:w="385" w:type="pct"/>
            <w:vAlign w:val="center"/>
          </w:tcPr>
          <w:p w14:paraId="21B176EC" w14:textId="77777777" w:rsidR="00B648B5" w:rsidRPr="00FF521B" w:rsidRDefault="00B648B5" w:rsidP="00B648B5">
            <w:pPr>
              <w:spacing w:before="40" w:after="40"/>
              <w:rPr>
                <w:rFonts w:cs="Arial"/>
                <w:sz w:val="18"/>
                <w:szCs w:val="18"/>
              </w:rPr>
            </w:pPr>
            <w:r w:rsidRPr="00FF521B">
              <w:rPr>
                <w:rFonts w:cs="Arial"/>
                <w:sz w:val="18"/>
                <w:szCs w:val="18"/>
              </w:rPr>
              <w:t>Lexia 186*</w:t>
            </w:r>
          </w:p>
        </w:tc>
        <w:tc>
          <w:tcPr>
            <w:tcW w:w="897" w:type="pct"/>
            <w:vAlign w:val="center"/>
          </w:tcPr>
          <w:p w14:paraId="302BFF19" w14:textId="77777777" w:rsidR="00B648B5" w:rsidRPr="00FF521B" w:rsidRDefault="00B648B5" w:rsidP="00B648B5">
            <w:pPr>
              <w:spacing w:before="40" w:after="40"/>
              <w:rPr>
                <w:rFonts w:cs="Arial"/>
                <w:i/>
                <w:sz w:val="18"/>
                <w:szCs w:val="18"/>
              </w:rPr>
            </w:pPr>
            <w:r w:rsidRPr="00FF521B">
              <w:rPr>
                <w:rFonts w:cs="Arial"/>
                <w:i/>
                <w:sz w:val="18"/>
                <w:szCs w:val="18"/>
              </w:rPr>
              <w:t>1b) Maintain health</w:t>
            </w:r>
          </w:p>
          <w:p w14:paraId="22E620E0" w14:textId="77777777" w:rsidR="00B648B5" w:rsidRPr="00FF521B" w:rsidRDefault="00B648B5" w:rsidP="00B648B5">
            <w:pPr>
              <w:spacing w:before="40" w:after="40"/>
              <w:rPr>
                <w:rFonts w:cs="Arial"/>
                <w:sz w:val="18"/>
                <w:szCs w:val="18"/>
              </w:rPr>
            </w:pPr>
            <w:r w:rsidRPr="00FF521B">
              <w:rPr>
                <w:rFonts w:cs="Arial"/>
                <w:sz w:val="18"/>
                <w:szCs w:val="18"/>
              </w:rPr>
              <w:t>Maintain fringing and wetland vegetation to support a range of habitat types.</w:t>
            </w:r>
          </w:p>
        </w:tc>
        <w:tc>
          <w:tcPr>
            <w:tcW w:w="546" w:type="pct"/>
            <w:vAlign w:val="center"/>
          </w:tcPr>
          <w:p w14:paraId="7187ED17" w14:textId="77777777" w:rsidR="00B648B5" w:rsidRPr="00FF521B" w:rsidRDefault="00B648B5" w:rsidP="00B648B5">
            <w:pPr>
              <w:spacing w:before="40" w:after="40"/>
              <w:rPr>
                <w:rFonts w:cs="Arial"/>
                <w:sz w:val="18"/>
                <w:szCs w:val="18"/>
              </w:rPr>
            </w:pPr>
            <w:r w:rsidRPr="00FF521B">
              <w:rPr>
                <w:rFonts w:cs="Arial"/>
                <w:sz w:val="18"/>
                <w:szCs w:val="18"/>
              </w:rPr>
              <w:t>61613214 (bore GNM15)</w:t>
            </w:r>
          </w:p>
        </w:tc>
        <w:tc>
          <w:tcPr>
            <w:tcW w:w="508" w:type="pct"/>
            <w:vAlign w:val="center"/>
          </w:tcPr>
          <w:p w14:paraId="069F82A5" w14:textId="77777777" w:rsidR="00B648B5" w:rsidRPr="00FF521B" w:rsidRDefault="00B648B5" w:rsidP="00B648B5">
            <w:pPr>
              <w:spacing w:before="40" w:after="40"/>
              <w:jc w:val="center"/>
              <w:rPr>
                <w:rFonts w:cs="Arial"/>
                <w:sz w:val="18"/>
                <w:szCs w:val="18"/>
              </w:rPr>
            </w:pPr>
            <w:r w:rsidRPr="00FF521B">
              <w:rPr>
                <w:rFonts w:cs="Arial"/>
                <w:sz w:val="18"/>
                <w:szCs w:val="18"/>
              </w:rPr>
              <w:t>47.2</w:t>
            </w:r>
          </w:p>
        </w:tc>
        <w:tc>
          <w:tcPr>
            <w:tcW w:w="508" w:type="pct"/>
            <w:vAlign w:val="center"/>
          </w:tcPr>
          <w:p w14:paraId="3063AE03" w14:textId="77777777" w:rsidR="00B648B5" w:rsidRPr="00FF521B" w:rsidRDefault="00B648B5" w:rsidP="00B648B5">
            <w:pPr>
              <w:spacing w:before="40" w:after="40"/>
              <w:jc w:val="center"/>
              <w:rPr>
                <w:rFonts w:cs="Arial"/>
                <w:sz w:val="18"/>
                <w:szCs w:val="18"/>
              </w:rPr>
            </w:pPr>
            <w:r w:rsidRPr="00FF521B">
              <w:rPr>
                <w:rFonts w:cs="Arial"/>
                <w:sz w:val="18"/>
                <w:szCs w:val="18"/>
              </w:rPr>
              <w:t>46.5</w:t>
            </w:r>
          </w:p>
        </w:tc>
        <w:tc>
          <w:tcPr>
            <w:tcW w:w="2156" w:type="pct"/>
            <w:vAlign w:val="center"/>
          </w:tcPr>
          <w:p w14:paraId="7B177A29" w14:textId="77777777" w:rsidR="00B648B5" w:rsidRPr="00FF521B" w:rsidRDefault="00B648B5" w:rsidP="00B648B5">
            <w:pPr>
              <w:spacing w:before="40" w:after="40"/>
              <w:rPr>
                <w:rFonts w:cs="Arial"/>
                <w:sz w:val="18"/>
                <w:szCs w:val="18"/>
              </w:rPr>
            </w:pPr>
            <w:r w:rsidRPr="00FF521B">
              <w:rPr>
                <w:rFonts w:cs="Arial"/>
                <w:sz w:val="18"/>
                <w:szCs w:val="18"/>
              </w:rPr>
              <w:t>Modelling projects the planned reductions in abstraction can maintain water levels at Lexia 186 but that the existing Ministerial criterion cannot be achieved.</w:t>
            </w:r>
          </w:p>
          <w:p w14:paraId="4EB66543" w14:textId="77777777" w:rsidR="00B648B5" w:rsidRPr="00FF521B" w:rsidRDefault="00B648B5" w:rsidP="00B648B5">
            <w:pPr>
              <w:spacing w:before="40" w:after="40"/>
              <w:rPr>
                <w:rFonts w:cs="Arial"/>
                <w:sz w:val="18"/>
                <w:szCs w:val="18"/>
              </w:rPr>
            </w:pPr>
            <w:r w:rsidRPr="00FF521B">
              <w:rPr>
                <w:rFonts w:cs="Arial"/>
                <w:b/>
                <w:sz w:val="18"/>
                <w:szCs w:val="18"/>
              </w:rPr>
              <w:t>Details of proposed changes to Ministerial criteria:</w:t>
            </w:r>
            <w:r w:rsidRPr="00FF521B">
              <w:rPr>
                <w:rFonts w:cs="Arial"/>
                <w:sz w:val="18"/>
                <w:szCs w:val="18"/>
              </w:rPr>
              <w:t xml:space="preserve"> Adopt the 2013 minimum level of 46.5 mAHD as the threshold level (0.7 m lower than the existing criterion). </w:t>
            </w:r>
          </w:p>
        </w:tc>
      </w:tr>
      <w:tr w:rsidR="00B648B5" w:rsidRPr="00FF521B" w14:paraId="25FAE661" w14:textId="77777777" w:rsidTr="00B648B5">
        <w:trPr>
          <w:cantSplit/>
        </w:trPr>
        <w:tc>
          <w:tcPr>
            <w:tcW w:w="385" w:type="pct"/>
            <w:vAlign w:val="center"/>
          </w:tcPr>
          <w:p w14:paraId="2C38F266" w14:textId="77777777" w:rsidR="00B648B5" w:rsidRPr="00FF521B" w:rsidRDefault="00B648B5" w:rsidP="00B648B5">
            <w:pPr>
              <w:spacing w:before="40" w:after="40"/>
              <w:rPr>
                <w:rFonts w:cs="Arial"/>
                <w:sz w:val="18"/>
                <w:szCs w:val="18"/>
              </w:rPr>
            </w:pPr>
            <w:r w:rsidRPr="00FF521B">
              <w:rPr>
                <w:rFonts w:cs="Arial"/>
                <w:sz w:val="18"/>
                <w:szCs w:val="18"/>
              </w:rPr>
              <w:t>Melaleuca Park 173</w:t>
            </w:r>
          </w:p>
        </w:tc>
        <w:tc>
          <w:tcPr>
            <w:tcW w:w="897" w:type="pct"/>
            <w:vAlign w:val="center"/>
          </w:tcPr>
          <w:p w14:paraId="1FB7F0B9" w14:textId="77777777" w:rsidR="00B648B5" w:rsidRPr="00FF521B" w:rsidRDefault="00B648B5" w:rsidP="00B648B5">
            <w:pPr>
              <w:spacing w:before="40" w:after="40"/>
              <w:rPr>
                <w:rFonts w:cs="Arial"/>
                <w:i/>
                <w:sz w:val="18"/>
                <w:szCs w:val="18"/>
              </w:rPr>
            </w:pPr>
            <w:r w:rsidRPr="00FF521B">
              <w:rPr>
                <w:rFonts w:cs="Arial"/>
                <w:i/>
                <w:sz w:val="18"/>
                <w:szCs w:val="18"/>
              </w:rPr>
              <w:t>2) Manage declines in groundwater levels to reduce risk to ecological health</w:t>
            </w:r>
          </w:p>
          <w:p w14:paraId="6E9AAF7D" w14:textId="77777777" w:rsidR="00B648B5" w:rsidRPr="00FF521B" w:rsidRDefault="00B648B5" w:rsidP="00B648B5">
            <w:pPr>
              <w:spacing w:before="40" w:after="40"/>
              <w:rPr>
                <w:rFonts w:cs="Arial"/>
                <w:sz w:val="18"/>
                <w:szCs w:val="18"/>
              </w:rPr>
            </w:pPr>
            <w:r w:rsidRPr="00FF521B">
              <w:rPr>
                <w:rFonts w:cs="Arial"/>
                <w:sz w:val="18"/>
                <w:szCs w:val="18"/>
              </w:rPr>
              <w:t>Limit declines in health of fringing and wetland vegetation to support a range of habitat types.</w:t>
            </w:r>
          </w:p>
        </w:tc>
        <w:tc>
          <w:tcPr>
            <w:tcW w:w="546" w:type="pct"/>
            <w:vAlign w:val="center"/>
          </w:tcPr>
          <w:p w14:paraId="3F4B36C9" w14:textId="77777777" w:rsidR="00B648B5" w:rsidRPr="00FF521B" w:rsidRDefault="00B648B5" w:rsidP="00B648B5">
            <w:pPr>
              <w:spacing w:before="40" w:after="40"/>
              <w:rPr>
                <w:rFonts w:cs="Arial"/>
                <w:sz w:val="18"/>
                <w:szCs w:val="18"/>
              </w:rPr>
            </w:pPr>
            <w:r w:rsidRPr="00FF521B">
              <w:rPr>
                <w:rFonts w:cs="Arial"/>
                <w:sz w:val="18"/>
                <w:szCs w:val="18"/>
              </w:rPr>
              <w:t>61613213 (bore GNM14)</w:t>
            </w:r>
          </w:p>
          <w:p w14:paraId="438197E8" w14:textId="77777777" w:rsidR="00B648B5" w:rsidRPr="00FF521B" w:rsidRDefault="00B648B5" w:rsidP="00B648B5">
            <w:pPr>
              <w:spacing w:before="40" w:after="40"/>
              <w:rPr>
                <w:rFonts w:cs="Arial"/>
                <w:sz w:val="18"/>
                <w:szCs w:val="18"/>
              </w:rPr>
            </w:pPr>
            <w:r w:rsidRPr="00FF521B">
              <w:rPr>
                <w:rFonts w:cs="Arial"/>
                <w:sz w:val="18"/>
                <w:szCs w:val="18"/>
              </w:rPr>
              <w:t>[6162628 (staff) additional monitoring site] (bore)</w:t>
            </w:r>
          </w:p>
        </w:tc>
        <w:tc>
          <w:tcPr>
            <w:tcW w:w="508" w:type="pct"/>
            <w:vAlign w:val="center"/>
          </w:tcPr>
          <w:p w14:paraId="5DAD85C8" w14:textId="77777777" w:rsidR="00B648B5" w:rsidRPr="00FF521B" w:rsidRDefault="00B648B5" w:rsidP="00B648B5">
            <w:pPr>
              <w:spacing w:before="40" w:after="40"/>
              <w:jc w:val="center"/>
              <w:rPr>
                <w:rFonts w:cs="Arial"/>
                <w:sz w:val="18"/>
                <w:szCs w:val="18"/>
              </w:rPr>
            </w:pPr>
            <w:r w:rsidRPr="00FF521B">
              <w:rPr>
                <w:rFonts w:cs="Arial"/>
                <w:sz w:val="18"/>
                <w:szCs w:val="18"/>
              </w:rPr>
              <w:t>50.2</w:t>
            </w:r>
          </w:p>
        </w:tc>
        <w:tc>
          <w:tcPr>
            <w:tcW w:w="508" w:type="pct"/>
            <w:vAlign w:val="center"/>
          </w:tcPr>
          <w:p w14:paraId="64F23613" w14:textId="77777777" w:rsidR="00B648B5" w:rsidRPr="00FF521B" w:rsidRDefault="00B648B5" w:rsidP="00B648B5">
            <w:pPr>
              <w:spacing w:before="40" w:after="40"/>
              <w:jc w:val="center"/>
              <w:rPr>
                <w:rFonts w:cs="Arial"/>
                <w:sz w:val="18"/>
                <w:szCs w:val="18"/>
              </w:rPr>
            </w:pPr>
            <w:r w:rsidRPr="00FF521B">
              <w:rPr>
                <w:rFonts w:cs="Arial"/>
                <w:sz w:val="18"/>
                <w:szCs w:val="18"/>
              </w:rPr>
              <w:t>48.</w:t>
            </w:r>
            <w:r>
              <w:rPr>
                <w:rFonts w:cs="Arial"/>
                <w:sz w:val="18"/>
                <w:szCs w:val="18"/>
              </w:rPr>
              <w:t>5</w:t>
            </w:r>
          </w:p>
        </w:tc>
        <w:tc>
          <w:tcPr>
            <w:tcW w:w="2156" w:type="pct"/>
            <w:vAlign w:val="center"/>
          </w:tcPr>
          <w:p w14:paraId="3B1170BD" w14:textId="77777777" w:rsidR="00B648B5" w:rsidRPr="00FF521B" w:rsidRDefault="00B648B5" w:rsidP="00B648B5">
            <w:pPr>
              <w:spacing w:before="40" w:after="40"/>
              <w:rPr>
                <w:rFonts w:cs="Arial"/>
                <w:sz w:val="18"/>
                <w:szCs w:val="18"/>
              </w:rPr>
            </w:pPr>
            <w:r w:rsidRPr="00FF521B">
              <w:rPr>
                <w:rFonts w:cs="Arial"/>
                <w:sz w:val="18"/>
                <w:szCs w:val="18"/>
              </w:rPr>
              <w:t>Modelling projects the planned reductions in abstraction will reduce but not fully arrest further water level declines at Melaleuca Park 173, and ecological values associated with the presence of surface water, such as macroinvertebrate, frog and fish species, may eventually be lost.</w:t>
            </w:r>
          </w:p>
          <w:p w14:paraId="271EC37A" w14:textId="77777777" w:rsidR="00B648B5" w:rsidRPr="00FF521B" w:rsidRDefault="00B648B5" w:rsidP="00B648B5">
            <w:pPr>
              <w:spacing w:before="40" w:after="40"/>
              <w:rPr>
                <w:rFonts w:cs="Arial"/>
                <w:sz w:val="18"/>
                <w:szCs w:val="18"/>
              </w:rPr>
            </w:pPr>
            <w:r w:rsidRPr="00FF521B">
              <w:rPr>
                <w:rFonts w:cs="Arial"/>
                <w:b/>
                <w:sz w:val="18"/>
                <w:szCs w:val="18"/>
              </w:rPr>
              <w:t>Details of proposed changes to Ministerial criteria:</w:t>
            </w:r>
            <w:r w:rsidRPr="00FF521B">
              <w:rPr>
                <w:rFonts w:cs="Arial"/>
                <w:sz w:val="18"/>
                <w:szCs w:val="18"/>
              </w:rPr>
              <w:t xml:space="preserve"> Beyond 2028, adopt a threshold level </w:t>
            </w:r>
            <w:r>
              <w:rPr>
                <w:rFonts w:cs="Arial"/>
                <w:sz w:val="18"/>
                <w:szCs w:val="18"/>
              </w:rPr>
              <w:t>at bore GNM14</w:t>
            </w:r>
            <w:r w:rsidRPr="00FF521B">
              <w:rPr>
                <w:rFonts w:cs="Arial"/>
                <w:sz w:val="18"/>
                <w:szCs w:val="18"/>
              </w:rPr>
              <w:t xml:space="preserve"> of 48.</w:t>
            </w:r>
            <w:r>
              <w:rPr>
                <w:rFonts w:cs="Arial"/>
                <w:sz w:val="18"/>
                <w:szCs w:val="18"/>
              </w:rPr>
              <w:t>5</w:t>
            </w:r>
            <w:r w:rsidRPr="00FF521B">
              <w:rPr>
                <w:rFonts w:cs="Arial"/>
                <w:sz w:val="18"/>
                <w:szCs w:val="18"/>
              </w:rPr>
              <w:t> mAHD (1.</w:t>
            </w:r>
            <w:r>
              <w:rPr>
                <w:rFonts w:cs="Arial"/>
                <w:sz w:val="18"/>
                <w:szCs w:val="18"/>
              </w:rPr>
              <w:t>7</w:t>
            </w:r>
            <w:r w:rsidRPr="00FF521B">
              <w:rPr>
                <w:rFonts w:cs="Arial"/>
                <w:sz w:val="18"/>
                <w:szCs w:val="18"/>
              </w:rPr>
              <w:t> m lower than the existing criterion).</w:t>
            </w:r>
          </w:p>
          <w:p w14:paraId="623DD75D" w14:textId="77777777" w:rsidR="00B648B5" w:rsidRPr="00FF521B" w:rsidRDefault="00B648B5" w:rsidP="00B648B5">
            <w:pPr>
              <w:spacing w:before="40" w:after="40"/>
              <w:rPr>
                <w:rFonts w:cs="Arial"/>
                <w:sz w:val="18"/>
                <w:szCs w:val="18"/>
              </w:rPr>
            </w:pPr>
            <w:r w:rsidRPr="00FF521B">
              <w:rPr>
                <w:rFonts w:cs="Arial"/>
                <w:sz w:val="18"/>
                <w:szCs w:val="18"/>
              </w:rPr>
              <w:t xml:space="preserve">Given the water level declines associated with this threshold level, which is based on modelled projections in a dry climate scenario, could result in significant impacts to ecological values, </w:t>
            </w:r>
            <w:r>
              <w:rPr>
                <w:rFonts w:cs="Arial"/>
                <w:sz w:val="18"/>
                <w:szCs w:val="18"/>
              </w:rPr>
              <w:t>management options to improve water level outcomes and a achieve a higher</w:t>
            </w:r>
            <w:r w:rsidRPr="00FF521B">
              <w:rPr>
                <w:rFonts w:cs="Arial"/>
                <w:sz w:val="18"/>
                <w:szCs w:val="18"/>
              </w:rPr>
              <w:t xml:space="preserve"> threshold level will be further investigated within the life of the plan.</w:t>
            </w:r>
          </w:p>
          <w:p w14:paraId="797C05E4" w14:textId="77777777" w:rsidR="00B648B5" w:rsidRPr="00FF521B" w:rsidRDefault="00B648B5" w:rsidP="00B648B5">
            <w:pPr>
              <w:spacing w:before="40" w:after="40"/>
              <w:rPr>
                <w:rFonts w:cs="Arial"/>
                <w:sz w:val="18"/>
                <w:szCs w:val="18"/>
              </w:rPr>
            </w:pPr>
          </w:p>
        </w:tc>
      </w:tr>
      <w:tr w:rsidR="00B648B5" w:rsidRPr="00FF521B" w14:paraId="08D2D508" w14:textId="77777777" w:rsidTr="00B648B5">
        <w:trPr>
          <w:cantSplit/>
        </w:trPr>
        <w:tc>
          <w:tcPr>
            <w:tcW w:w="385" w:type="pct"/>
            <w:vAlign w:val="center"/>
          </w:tcPr>
          <w:p w14:paraId="2564D61B" w14:textId="77777777" w:rsidR="00B648B5" w:rsidRPr="00FF521B" w:rsidRDefault="00B648B5" w:rsidP="00B648B5">
            <w:pPr>
              <w:spacing w:before="40" w:after="40"/>
              <w:rPr>
                <w:rFonts w:cs="Arial"/>
                <w:sz w:val="18"/>
                <w:szCs w:val="18"/>
              </w:rPr>
            </w:pPr>
            <w:r w:rsidRPr="00FF521B">
              <w:rPr>
                <w:rFonts w:cs="Arial"/>
                <w:sz w:val="18"/>
                <w:szCs w:val="18"/>
              </w:rPr>
              <w:t>Melaleuca Park 78</w:t>
            </w:r>
          </w:p>
        </w:tc>
        <w:tc>
          <w:tcPr>
            <w:tcW w:w="897" w:type="pct"/>
            <w:vAlign w:val="center"/>
          </w:tcPr>
          <w:p w14:paraId="28768C7F" w14:textId="77777777" w:rsidR="00B648B5" w:rsidRPr="00FF521B" w:rsidRDefault="00B648B5" w:rsidP="00B648B5">
            <w:pPr>
              <w:spacing w:before="40" w:after="40"/>
              <w:rPr>
                <w:rFonts w:cs="Arial"/>
                <w:i/>
                <w:sz w:val="18"/>
                <w:szCs w:val="18"/>
              </w:rPr>
            </w:pPr>
            <w:r w:rsidRPr="00FF521B">
              <w:rPr>
                <w:rFonts w:cs="Arial"/>
                <w:i/>
                <w:sz w:val="18"/>
                <w:szCs w:val="18"/>
              </w:rPr>
              <w:t>2) Manage declines in Superficial groundwater levels to reduce risk to ecological health</w:t>
            </w:r>
          </w:p>
          <w:p w14:paraId="66F8B0F0" w14:textId="77777777" w:rsidR="00B648B5" w:rsidRPr="00FF521B" w:rsidRDefault="00B648B5" w:rsidP="00B648B5">
            <w:pPr>
              <w:spacing w:before="40" w:after="40"/>
              <w:rPr>
                <w:rFonts w:cs="Arial"/>
                <w:sz w:val="18"/>
                <w:szCs w:val="18"/>
              </w:rPr>
            </w:pPr>
            <w:r w:rsidRPr="00FF521B">
              <w:rPr>
                <w:rFonts w:cs="Arial"/>
                <w:sz w:val="18"/>
                <w:szCs w:val="18"/>
              </w:rPr>
              <w:t>Limit declines in health of wetland vegetation.</w:t>
            </w:r>
          </w:p>
        </w:tc>
        <w:tc>
          <w:tcPr>
            <w:tcW w:w="546" w:type="pct"/>
            <w:vAlign w:val="center"/>
          </w:tcPr>
          <w:p w14:paraId="6DA8C7FE" w14:textId="77777777" w:rsidR="00B648B5" w:rsidRPr="00FF521B" w:rsidRDefault="00B648B5" w:rsidP="00B648B5">
            <w:pPr>
              <w:spacing w:before="40" w:after="40"/>
              <w:rPr>
                <w:rFonts w:cs="Arial"/>
                <w:sz w:val="18"/>
                <w:szCs w:val="18"/>
              </w:rPr>
            </w:pPr>
            <w:r w:rsidRPr="00FF521B">
              <w:rPr>
                <w:rFonts w:cs="Arial"/>
                <w:sz w:val="18"/>
                <w:szCs w:val="18"/>
              </w:rPr>
              <w:t>61613231 (bore GNM31)</w:t>
            </w:r>
          </w:p>
        </w:tc>
        <w:tc>
          <w:tcPr>
            <w:tcW w:w="508" w:type="pct"/>
            <w:vAlign w:val="center"/>
          </w:tcPr>
          <w:p w14:paraId="7F0D4F2F" w14:textId="77777777" w:rsidR="00B648B5" w:rsidRPr="00FF521B" w:rsidRDefault="00B648B5" w:rsidP="00B648B5">
            <w:pPr>
              <w:spacing w:before="40" w:after="40"/>
              <w:jc w:val="center"/>
              <w:rPr>
                <w:rFonts w:cs="Arial"/>
                <w:sz w:val="18"/>
                <w:szCs w:val="18"/>
              </w:rPr>
            </w:pPr>
            <w:r w:rsidRPr="00FF521B">
              <w:rPr>
                <w:rFonts w:cs="Arial"/>
                <w:sz w:val="18"/>
                <w:szCs w:val="18"/>
              </w:rPr>
              <w:t>65.1</w:t>
            </w:r>
          </w:p>
        </w:tc>
        <w:tc>
          <w:tcPr>
            <w:tcW w:w="508" w:type="pct"/>
            <w:vAlign w:val="center"/>
          </w:tcPr>
          <w:p w14:paraId="3CA3BE47" w14:textId="77777777" w:rsidR="00B648B5" w:rsidRPr="00FF521B" w:rsidRDefault="00B648B5" w:rsidP="00B648B5">
            <w:pPr>
              <w:spacing w:before="40" w:after="40"/>
              <w:jc w:val="center"/>
              <w:rPr>
                <w:rFonts w:cs="Arial"/>
                <w:sz w:val="18"/>
                <w:szCs w:val="18"/>
              </w:rPr>
            </w:pPr>
            <w:r w:rsidRPr="00FF521B">
              <w:rPr>
                <w:rFonts w:cs="Arial"/>
                <w:sz w:val="18"/>
                <w:szCs w:val="18"/>
              </w:rPr>
              <w:t>64.</w:t>
            </w:r>
            <w:r>
              <w:rPr>
                <w:rFonts w:cs="Arial"/>
                <w:sz w:val="18"/>
                <w:szCs w:val="18"/>
              </w:rPr>
              <w:t>7</w:t>
            </w:r>
          </w:p>
        </w:tc>
        <w:tc>
          <w:tcPr>
            <w:tcW w:w="2156" w:type="pct"/>
            <w:vAlign w:val="center"/>
          </w:tcPr>
          <w:p w14:paraId="70C77B89" w14:textId="77777777" w:rsidR="00B648B5" w:rsidRPr="00FF521B" w:rsidRDefault="00B648B5" w:rsidP="00B648B5">
            <w:pPr>
              <w:spacing w:before="40" w:after="40"/>
              <w:rPr>
                <w:rFonts w:cs="Arial"/>
                <w:sz w:val="18"/>
                <w:szCs w:val="18"/>
              </w:rPr>
            </w:pPr>
            <w:r w:rsidRPr="00FF521B">
              <w:rPr>
                <w:rFonts w:cs="Arial"/>
                <w:sz w:val="18"/>
                <w:szCs w:val="18"/>
              </w:rPr>
              <w:t>Modelling projects the planned reductions in abstraction will reduce but not fully arrest further water level declines at Melaleuca Park 78, most likely leading to progressive encroachment of dryland vegetation species into the wetland.</w:t>
            </w:r>
          </w:p>
          <w:p w14:paraId="2FDB3D7E" w14:textId="77777777" w:rsidR="00B648B5" w:rsidRPr="00FF521B" w:rsidRDefault="00B648B5" w:rsidP="00B648B5">
            <w:pPr>
              <w:spacing w:before="40" w:after="40"/>
              <w:rPr>
                <w:rFonts w:cs="Arial"/>
                <w:sz w:val="18"/>
                <w:szCs w:val="18"/>
              </w:rPr>
            </w:pPr>
            <w:r w:rsidRPr="00FF521B">
              <w:rPr>
                <w:rFonts w:cs="Arial"/>
                <w:b/>
                <w:sz w:val="18"/>
                <w:szCs w:val="18"/>
              </w:rPr>
              <w:t>Details of proposed changes to Ministerial criteria:</w:t>
            </w:r>
            <w:r w:rsidRPr="00FF521B">
              <w:rPr>
                <w:rFonts w:cs="Arial"/>
                <w:sz w:val="18"/>
                <w:szCs w:val="18"/>
              </w:rPr>
              <w:t xml:space="preserve"> </w:t>
            </w:r>
            <w:r>
              <w:rPr>
                <w:rFonts w:cs="Arial"/>
                <w:sz w:val="18"/>
                <w:szCs w:val="18"/>
              </w:rPr>
              <w:t>Beyond 2028, adopt a threshold</w:t>
            </w:r>
            <w:r w:rsidRPr="00FF521B">
              <w:rPr>
                <w:rFonts w:cs="Arial"/>
                <w:sz w:val="18"/>
                <w:szCs w:val="18"/>
              </w:rPr>
              <w:t xml:space="preserve"> at bore GNM31 of 64.</w:t>
            </w:r>
            <w:r>
              <w:rPr>
                <w:rFonts w:cs="Arial"/>
                <w:sz w:val="18"/>
                <w:szCs w:val="18"/>
              </w:rPr>
              <w:t>7</w:t>
            </w:r>
            <w:r w:rsidRPr="00FF521B">
              <w:rPr>
                <w:rFonts w:cs="Arial"/>
                <w:sz w:val="18"/>
                <w:szCs w:val="18"/>
              </w:rPr>
              <w:t> mAHD (0.</w:t>
            </w:r>
            <w:r>
              <w:rPr>
                <w:rFonts w:cs="Arial"/>
                <w:sz w:val="18"/>
                <w:szCs w:val="18"/>
              </w:rPr>
              <w:t>4</w:t>
            </w:r>
            <w:r w:rsidRPr="00FF521B">
              <w:rPr>
                <w:rFonts w:cs="Arial"/>
                <w:sz w:val="18"/>
                <w:szCs w:val="18"/>
              </w:rPr>
              <w:t> m lower than the existing criterion).</w:t>
            </w:r>
          </w:p>
        </w:tc>
      </w:tr>
      <w:tr w:rsidR="00B648B5" w:rsidRPr="00FF521B" w14:paraId="4FBE0A73" w14:textId="77777777" w:rsidTr="00B648B5">
        <w:trPr>
          <w:cantSplit/>
        </w:trPr>
        <w:tc>
          <w:tcPr>
            <w:tcW w:w="385" w:type="pct"/>
            <w:vAlign w:val="center"/>
          </w:tcPr>
          <w:p w14:paraId="1B43479C" w14:textId="77777777" w:rsidR="00B648B5" w:rsidRPr="00FF521B" w:rsidRDefault="00B648B5" w:rsidP="00B648B5">
            <w:pPr>
              <w:spacing w:before="40" w:after="40"/>
              <w:rPr>
                <w:rFonts w:cs="Arial"/>
                <w:sz w:val="18"/>
                <w:szCs w:val="18"/>
              </w:rPr>
            </w:pPr>
            <w:r w:rsidRPr="00FF521B">
              <w:rPr>
                <w:rFonts w:cs="Arial"/>
                <w:sz w:val="18"/>
                <w:szCs w:val="18"/>
              </w:rPr>
              <w:t>MM59B</w:t>
            </w:r>
            <w:r w:rsidRPr="00FF521B">
              <w:rPr>
                <w:rFonts w:cs="Arial"/>
                <w:sz w:val="18"/>
                <w:szCs w:val="18"/>
              </w:rPr>
              <w:br/>
              <w:t>Whiteman Park East</w:t>
            </w:r>
          </w:p>
        </w:tc>
        <w:tc>
          <w:tcPr>
            <w:tcW w:w="897" w:type="pct"/>
            <w:vAlign w:val="center"/>
          </w:tcPr>
          <w:p w14:paraId="7F1EEBE2" w14:textId="77777777" w:rsidR="00B648B5" w:rsidRPr="00FF521B" w:rsidRDefault="00B648B5" w:rsidP="00B648B5">
            <w:pPr>
              <w:spacing w:before="40" w:after="40"/>
              <w:rPr>
                <w:rFonts w:cs="Arial"/>
                <w:i/>
                <w:sz w:val="18"/>
                <w:szCs w:val="18"/>
              </w:rPr>
            </w:pPr>
            <w:r w:rsidRPr="00FF521B">
              <w:rPr>
                <w:rFonts w:cs="Arial"/>
                <w:i/>
                <w:sz w:val="18"/>
                <w:szCs w:val="18"/>
              </w:rPr>
              <w:t>1b) Improve health</w:t>
            </w:r>
          </w:p>
          <w:p w14:paraId="604C307D" w14:textId="77777777" w:rsidR="00B648B5" w:rsidRPr="00FF521B" w:rsidRDefault="00B648B5" w:rsidP="00B648B5">
            <w:pPr>
              <w:spacing w:before="40" w:after="40"/>
              <w:rPr>
                <w:rFonts w:cs="Arial"/>
                <w:sz w:val="18"/>
                <w:szCs w:val="18"/>
              </w:rPr>
            </w:pPr>
            <w:r w:rsidRPr="00FF521B">
              <w:rPr>
                <w:rFonts w:cs="Arial"/>
                <w:sz w:val="18"/>
                <w:szCs w:val="18"/>
              </w:rPr>
              <w:t>Improve groundwater levels to improve the condition of dependent vegetation and potential Banksia woodland threatened community.</w:t>
            </w:r>
          </w:p>
        </w:tc>
        <w:tc>
          <w:tcPr>
            <w:tcW w:w="546" w:type="pct"/>
            <w:vAlign w:val="center"/>
          </w:tcPr>
          <w:p w14:paraId="65ED211F" w14:textId="77777777" w:rsidR="00B648B5" w:rsidRPr="00FF521B" w:rsidRDefault="00B648B5" w:rsidP="00B648B5">
            <w:pPr>
              <w:spacing w:before="40" w:after="40"/>
              <w:rPr>
                <w:rFonts w:cs="Arial"/>
                <w:sz w:val="18"/>
                <w:szCs w:val="18"/>
              </w:rPr>
            </w:pPr>
            <w:r w:rsidRPr="00FF521B">
              <w:rPr>
                <w:rFonts w:cs="Arial"/>
                <w:sz w:val="18"/>
                <w:szCs w:val="18"/>
              </w:rPr>
              <w:t>61611025 (bore MM59B)</w:t>
            </w:r>
          </w:p>
        </w:tc>
        <w:tc>
          <w:tcPr>
            <w:tcW w:w="508" w:type="pct"/>
            <w:vAlign w:val="center"/>
          </w:tcPr>
          <w:p w14:paraId="551C89D0" w14:textId="77777777" w:rsidR="00B648B5" w:rsidRPr="00FF521B" w:rsidRDefault="00B648B5" w:rsidP="00B648B5">
            <w:pPr>
              <w:spacing w:before="40" w:after="40"/>
              <w:jc w:val="center"/>
              <w:rPr>
                <w:rFonts w:cs="Arial"/>
                <w:sz w:val="18"/>
                <w:szCs w:val="18"/>
              </w:rPr>
            </w:pPr>
            <w:r w:rsidRPr="00FF521B">
              <w:rPr>
                <w:rFonts w:cs="Arial"/>
                <w:sz w:val="18"/>
                <w:szCs w:val="18"/>
              </w:rPr>
              <w:t>36.3</w:t>
            </w:r>
          </w:p>
        </w:tc>
        <w:tc>
          <w:tcPr>
            <w:tcW w:w="508" w:type="pct"/>
            <w:vAlign w:val="center"/>
          </w:tcPr>
          <w:p w14:paraId="42DFCB73" w14:textId="77777777" w:rsidR="00B648B5" w:rsidRPr="00FF521B" w:rsidRDefault="00B648B5" w:rsidP="00B648B5">
            <w:pPr>
              <w:spacing w:before="40" w:after="40"/>
              <w:jc w:val="center"/>
              <w:rPr>
                <w:rFonts w:cs="Arial"/>
                <w:sz w:val="18"/>
                <w:szCs w:val="18"/>
              </w:rPr>
            </w:pPr>
            <w:r w:rsidRPr="00FF521B">
              <w:rPr>
                <w:rFonts w:cs="Arial"/>
                <w:sz w:val="18"/>
                <w:szCs w:val="18"/>
              </w:rPr>
              <w:t>36.2</w:t>
            </w:r>
          </w:p>
        </w:tc>
        <w:tc>
          <w:tcPr>
            <w:tcW w:w="2156" w:type="pct"/>
            <w:vAlign w:val="center"/>
          </w:tcPr>
          <w:p w14:paraId="1E8CE148" w14:textId="77777777" w:rsidR="00B648B5" w:rsidRPr="00FF521B" w:rsidRDefault="00B648B5" w:rsidP="00B648B5">
            <w:pPr>
              <w:spacing w:before="40" w:after="40"/>
              <w:rPr>
                <w:rFonts w:cs="Arial"/>
                <w:sz w:val="18"/>
                <w:szCs w:val="18"/>
              </w:rPr>
            </w:pPr>
            <w:r w:rsidRPr="00FF521B">
              <w:rPr>
                <w:rFonts w:cs="Arial"/>
                <w:sz w:val="18"/>
                <w:szCs w:val="18"/>
              </w:rPr>
              <w:t>Modelling projects water levels will rise in this area as a result of the planned reductions to abstraction, but that the rises will not be sufficient to meet the current Ministerial criteria.</w:t>
            </w:r>
          </w:p>
          <w:p w14:paraId="1DAB4D37" w14:textId="77777777" w:rsidR="00B648B5" w:rsidRPr="00FF521B" w:rsidRDefault="00B648B5" w:rsidP="00B648B5">
            <w:pPr>
              <w:spacing w:before="40" w:after="40"/>
              <w:rPr>
                <w:rFonts w:cs="Arial"/>
                <w:sz w:val="18"/>
                <w:szCs w:val="18"/>
              </w:rPr>
            </w:pPr>
            <w:r w:rsidRPr="00FF521B">
              <w:rPr>
                <w:rFonts w:cs="Arial"/>
                <w:b/>
                <w:sz w:val="18"/>
                <w:szCs w:val="18"/>
              </w:rPr>
              <w:t>Details of proposed changes to Ministerial criteria:</w:t>
            </w:r>
            <w:r w:rsidRPr="00FF521B">
              <w:rPr>
                <w:rFonts w:cs="Arial"/>
                <w:sz w:val="18"/>
                <w:szCs w:val="18"/>
              </w:rPr>
              <w:t xml:space="preserve"> Beyond 2028, adopt a threshold level at bore MM59B of 36.2 mAHD (0.1 m below the existing criterion).</w:t>
            </w:r>
          </w:p>
        </w:tc>
      </w:tr>
      <w:tr w:rsidR="00B648B5" w:rsidRPr="00FF521B" w14:paraId="298C9BD4" w14:textId="77777777" w:rsidTr="00B648B5">
        <w:trPr>
          <w:cantSplit/>
        </w:trPr>
        <w:tc>
          <w:tcPr>
            <w:tcW w:w="385" w:type="pct"/>
            <w:vAlign w:val="center"/>
          </w:tcPr>
          <w:p w14:paraId="48A3C4F4" w14:textId="77777777" w:rsidR="00B648B5" w:rsidRPr="00FF521B" w:rsidRDefault="00B648B5" w:rsidP="00B648B5">
            <w:pPr>
              <w:spacing w:before="40" w:after="40"/>
              <w:rPr>
                <w:rFonts w:cs="Arial"/>
                <w:sz w:val="18"/>
                <w:szCs w:val="18"/>
              </w:rPr>
            </w:pPr>
            <w:r w:rsidRPr="00FF521B">
              <w:rPr>
                <w:rFonts w:cs="Arial"/>
                <w:sz w:val="18"/>
                <w:szCs w:val="18"/>
              </w:rPr>
              <w:t>PM9</w:t>
            </w:r>
            <w:r w:rsidRPr="00FF521B">
              <w:rPr>
                <w:rFonts w:cs="Arial"/>
                <w:sz w:val="18"/>
                <w:szCs w:val="18"/>
              </w:rPr>
              <w:br/>
              <w:t>Pinjar North</w:t>
            </w:r>
          </w:p>
        </w:tc>
        <w:tc>
          <w:tcPr>
            <w:tcW w:w="897" w:type="pct"/>
            <w:vAlign w:val="center"/>
          </w:tcPr>
          <w:p w14:paraId="4DC7A30D" w14:textId="77777777" w:rsidR="00B648B5" w:rsidRPr="00FF521B" w:rsidRDefault="00B648B5" w:rsidP="00B648B5">
            <w:pPr>
              <w:spacing w:before="40" w:after="40"/>
              <w:rPr>
                <w:rFonts w:cs="Arial"/>
                <w:sz w:val="18"/>
                <w:szCs w:val="18"/>
              </w:rPr>
            </w:pPr>
          </w:p>
        </w:tc>
        <w:tc>
          <w:tcPr>
            <w:tcW w:w="546" w:type="pct"/>
            <w:vAlign w:val="center"/>
          </w:tcPr>
          <w:p w14:paraId="7EC6FE77" w14:textId="77777777" w:rsidR="00B648B5" w:rsidRPr="00FF521B" w:rsidRDefault="00B648B5" w:rsidP="00B648B5">
            <w:pPr>
              <w:spacing w:before="40" w:after="40"/>
              <w:jc w:val="center"/>
              <w:rPr>
                <w:rFonts w:cs="Arial"/>
                <w:sz w:val="18"/>
                <w:szCs w:val="18"/>
              </w:rPr>
            </w:pPr>
            <w:r w:rsidRPr="00FF521B">
              <w:rPr>
                <w:rFonts w:cs="Arial"/>
                <w:sz w:val="18"/>
                <w:szCs w:val="18"/>
              </w:rPr>
              <w:t>61610804 (bore PM9)</w:t>
            </w:r>
          </w:p>
        </w:tc>
        <w:tc>
          <w:tcPr>
            <w:tcW w:w="508" w:type="pct"/>
            <w:vAlign w:val="center"/>
          </w:tcPr>
          <w:p w14:paraId="331D05C8" w14:textId="77777777" w:rsidR="00B648B5" w:rsidRPr="00FF521B" w:rsidRDefault="00B648B5" w:rsidP="00B648B5">
            <w:pPr>
              <w:spacing w:before="40" w:after="40"/>
              <w:jc w:val="center"/>
              <w:rPr>
                <w:rFonts w:cs="Arial"/>
                <w:sz w:val="18"/>
                <w:szCs w:val="18"/>
              </w:rPr>
            </w:pPr>
            <w:r w:rsidRPr="00FF521B">
              <w:rPr>
                <w:rFonts w:cs="Arial"/>
                <w:sz w:val="18"/>
                <w:szCs w:val="18"/>
              </w:rPr>
              <w:t>56.3</w:t>
            </w:r>
          </w:p>
        </w:tc>
        <w:tc>
          <w:tcPr>
            <w:tcW w:w="508" w:type="pct"/>
            <w:vAlign w:val="center"/>
          </w:tcPr>
          <w:p w14:paraId="7B738885" w14:textId="77777777" w:rsidR="00B648B5" w:rsidRPr="00FF521B" w:rsidRDefault="00B648B5" w:rsidP="00B648B5">
            <w:pPr>
              <w:spacing w:before="40" w:after="40"/>
              <w:jc w:val="center"/>
              <w:rPr>
                <w:rFonts w:cs="Arial"/>
                <w:sz w:val="18"/>
                <w:szCs w:val="18"/>
              </w:rPr>
            </w:pPr>
            <w:r w:rsidRPr="00FF521B">
              <w:rPr>
                <w:rFonts w:cs="Arial"/>
                <w:sz w:val="18"/>
                <w:szCs w:val="18"/>
              </w:rPr>
              <w:t>-</w:t>
            </w:r>
          </w:p>
        </w:tc>
        <w:tc>
          <w:tcPr>
            <w:tcW w:w="2156" w:type="pct"/>
            <w:vAlign w:val="center"/>
          </w:tcPr>
          <w:p w14:paraId="1A493F5E" w14:textId="77777777" w:rsidR="00B648B5" w:rsidRPr="00FF521B" w:rsidRDefault="00B648B5" w:rsidP="00B648B5">
            <w:pPr>
              <w:spacing w:before="40" w:after="40"/>
              <w:rPr>
                <w:rFonts w:cs="Arial"/>
                <w:sz w:val="18"/>
                <w:szCs w:val="18"/>
              </w:rPr>
            </w:pPr>
            <w:r w:rsidRPr="00FF521B">
              <w:rPr>
                <w:rFonts w:cs="Arial"/>
                <w:sz w:val="18"/>
                <w:szCs w:val="18"/>
              </w:rPr>
              <w:t>Groundwater levels have dropped to greater than 10m below ground surface and vegetation at PM9 is considered no longer groundwater-dependent.</w:t>
            </w:r>
          </w:p>
          <w:p w14:paraId="0710C61B" w14:textId="77777777" w:rsidR="00B648B5" w:rsidRPr="00FF521B" w:rsidRDefault="00B648B5" w:rsidP="00B648B5">
            <w:pPr>
              <w:spacing w:before="40" w:after="40"/>
              <w:rPr>
                <w:rFonts w:cs="Arial"/>
                <w:sz w:val="18"/>
                <w:szCs w:val="18"/>
              </w:rPr>
            </w:pPr>
            <w:r w:rsidRPr="00FF521B">
              <w:rPr>
                <w:rFonts w:cs="Arial"/>
                <w:sz w:val="18"/>
                <w:szCs w:val="18"/>
              </w:rPr>
              <w:t>Model results indicate the proposed reductions in abstraction will not arrest further water level decl</w:t>
            </w:r>
            <w:r>
              <w:rPr>
                <w:rFonts w:cs="Arial"/>
                <w:sz w:val="18"/>
                <w:szCs w:val="18"/>
              </w:rPr>
              <w:t>ines at PM9. The department is proposing</w:t>
            </w:r>
            <w:r w:rsidRPr="00FF521B">
              <w:rPr>
                <w:rFonts w:cs="Arial"/>
                <w:sz w:val="18"/>
                <w:szCs w:val="18"/>
              </w:rPr>
              <w:t xml:space="preserve"> to remove PM9 as a criteria site.</w:t>
            </w:r>
          </w:p>
        </w:tc>
      </w:tr>
      <w:tr w:rsidR="00B648B5" w:rsidRPr="00FF521B" w14:paraId="546EA659" w14:textId="77777777" w:rsidTr="00B648B5">
        <w:trPr>
          <w:cantSplit/>
        </w:trPr>
        <w:tc>
          <w:tcPr>
            <w:tcW w:w="385" w:type="pct"/>
            <w:vAlign w:val="center"/>
          </w:tcPr>
          <w:p w14:paraId="1242D954" w14:textId="77777777" w:rsidR="00B648B5" w:rsidRPr="00FF521B" w:rsidRDefault="00B648B5" w:rsidP="00B648B5">
            <w:pPr>
              <w:spacing w:before="40" w:after="40"/>
              <w:rPr>
                <w:rFonts w:cs="Arial"/>
                <w:sz w:val="18"/>
                <w:szCs w:val="18"/>
              </w:rPr>
            </w:pPr>
            <w:r w:rsidRPr="00FF521B">
              <w:rPr>
                <w:rFonts w:cs="Arial"/>
                <w:sz w:val="18"/>
                <w:szCs w:val="18"/>
              </w:rPr>
              <w:t>WM1</w:t>
            </w:r>
            <w:r w:rsidRPr="00FF521B">
              <w:rPr>
                <w:rFonts w:cs="Arial"/>
                <w:sz w:val="18"/>
                <w:szCs w:val="18"/>
              </w:rPr>
              <w:br/>
              <w:t>Pinjar</w:t>
            </w:r>
          </w:p>
        </w:tc>
        <w:tc>
          <w:tcPr>
            <w:tcW w:w="897" w:type="pct"/>
            <w:vAlign w:val="center"/>
          </w:tcPr>
          <w:p w14:paraId="29981FAB" w14:textId="77777777" w:rsidR="00B648B5" w:rsidRPr="00FF521B" w:rsidRDefault="00B648B5" w:rsidP="00B648B5">
            <w:pPr>
              <w:spacing w:before="40" w:after="40"/>
              <w:rPr>
                <w:rFonts w:cs="Arial"/>
                <w:i/>
                <w:sz w:val="18"/>
                <w:szCs w:val="18"/>
              </w:rPr>
            </w:pPr>
            <w:r w:rsidRPr="00FF521B">
              <w:rPr>
                <w:rFonts w:cs="Arial"/>
                <w:i/>
                <w:sz w:val="18"/>
                <w:szCs w:val="18"/>
              </w:rPr>
              <w:t>2) Manage declines in Superficial groundwater levels to reduce risk to ecological health</w:t>
            </w:r>
          </w:p>
          <w:p w14:paraId="4C03A6C8" w14:textId="77777777" w:rsidR="00B648B5" w:rsidRPr="00FF521B" w:rsidRDefault="00B648B5" w:rsidP="00B648B5">
            <w:pPr>
              <w:spacing w:before="40" w:after="40"/>
              <w:rPr>
                <w:rFonts w:cs="Arial"/>
                <w:sz w:val="18"/>
                <w:szCs w:val="18"/>
              </w:rPr>
            </w:pPr>
            <w:r w:rsidRPr="00FF521B">
              <w:rPr>
                <w:rFonts w:cs="Arial"/>
                <w:sz w:val="18"/>
                <w:szCs w:val="18"/>
              </w:rPr>
              <w:t>To avoid significant impacts to the habitat values of the Banksia woodland community as it transitions from groundwater-dependent to non-groundwater dependent vegetation.</w:t>
            </w:r>
          </w:p>
        </w:tc>
        <w:tc>
          <w:tcPr>
            <w:tcW w:w="546" w:type="pct"/>
            <w:vAlign w:val="center"/>
          </w:tcPr>
          <w:p w14:paraId="43222152" w14:textId="77777777" w:rsidR="00B648B5" w:rsidRPr="00FF521B" w:rsidRDefault="00B648B5" w:rsidP="00B648B5">
            <w:pPr>
              <w:spacing w:before="40" w:after="40"/>
              <w:jc w:val="center"/>
              <w:rPr>
                <w:rFonts w:cs="Arial"/>
                <w:sz w:val="18"/>
                <w:szCs w:val="18"/>
              </w:rPr>
            </w:pPr>
            <w:r w:rsidRPr="00FF521B">
              <w:rPr>
                <w:rFonts w:cs="Arial"/>
                <w:sz w:val="18"/>
                <w:szCs w:val="18"/>
              </w:rPr>
              <w:t>61610833 (bore WM1)</w:t>
            </w:r>
          </w:p>
        </w:tc>
        <w:tc>
          <w:tcPr>
            <w:tcW w:w="508" w:type="pct"/>
            <w:vAlign w:val="center"/>
          </w:tcPr>
          <w:p w14:paraId="0F651864" w14:textId="77777777" w:rsidR="00B648B5" w:rsidRPr="00FF521B" w:rsidRDefault="00B648B5" w:rsidP="00B648B5">
            <w:pPr>
              <w:spacing w:before="40" w:after="40"/>
              <w:jc w:val="center"/>
              <w:rPr>
                <w:rFonts w:cs="Arial"/>
                <w:sz w:val="18"/>
                <w:szCs w:val="18"/>
              </w:rPr>
            </w:pPr>
            <w:r w:rsidRPr="00FF521B">
              <w:rPr>
                <w:rFonts w:cs="Arial"/>
                <w:sz w:val="18"/>
                <w:szCs w:val="18"/>
              </w:rPr>
              <w:t>55.7</w:t>
            </w:r>
          </w:p>
        </w:tc>
        <w:tc>
          <w:tcPr>
            <w:tcW w:w="508" w:type="pct"/>
            <w:vAlign w:val="center"/>
          </w:tcPr>
          <w:p w14:paraId="34656063" w14:textId="77777777" w:rsidR="00B648B5" w:rsidRPr="00FF521B" w:rsidRDefault="00B648B5" w:rsidP="00B648B5">
            <w:pPr>
              <w:spacing w:before="40" w:after="40"/>
              <w:jc w:val="center"/>
              <w:rPr>
                <w:rFonts w:cs="Arial"/>
                <w:sz w:val="18"/>
                <w:szCs w:val="18"/>
              </w:rPr>
            </w:pPr>
            <w:r w:rsidRPr="00FF521B">
              <w:rPr>
                <w:rFonts w:cs="Arial"/>
                <w:sz w:val="18"/>
                <w:szCs w:val="18"/>
              </w:rPr>
              <w:t>5</w:t>
            </w:r>
            <w:r>
              <w:rPr>
                <w:rFonts w:cs="Arial"/>
                <w:sz w:val="18"/>
                <w:szCs w:val="18"/>
              </w:rPr>
              <w:t>3.7</w:t>
            </w:r>
          </w:p>
        </w:tc>
        <w:tc>
          <w:tcPr>
            <w:tcW w:w="2156" w:type="pct"/>
            <w:vAlign w:val="center"/>
          </w:tcPr>
          <w:p w14:paraId="302F8850" w14:textId="77777777" w:rsidR="00B648B5" w:rsidRPr="00FF521B" w:rsidRDefault="00B648B5" w:rsidP="00B648B5">
            <w:pPr>
              <w:spacing w:before="40" w:after="40"/>
              <w:rPr>
                <w:rFonts w:cs="Arial"/>
                <w:sz w:val="18"/>
                <w:szCs w:val="18"/>
              </w:rPr>
            </w:pPr>
            <w:r w:rsidRPr="00FF521B">
              <w:rPr>
                <w:rFonts w:cs="Arial"/>
                <w:sz w:val="18"/>
                <w:szCs w:val="18"/>
              </w:rPr>
              <w:t>Modelling projects the planned reductions in abstraction will reduce but not fully arrest further water level declines at WM1.</w:t>
            </w:r>
          </w:p>
          <w:p w14:paraId="2A8D3071" w14:textId="77777777" w:rsidR="00B648B5" w:rsidRPr="00FF521B" w:rsidRDefault="00B648B5" w:rsidP="00B648B5">
            <w:pPr>
              <w:spacing w:before="40" w:after="40"/>
              <w:rPr>
                <w:rFonts w:cs="Arial"/>
                <w:sz w:val="18"/>
                <w:szCs w:val="18"/>
              </w:rPr>
            </w:pPr>
            <w:r w:rsidRPr="00FF521B">
              <w:rPr>
                <w:rFonts w:cs="Arial"/>
                <w:b/>
                <w:sz w:val="18"/>
                <w:szCs w:val="18"/>
              </w:rPr>
              <w:t>Details of proposed changes to Ministerial criteria:</w:t>
            </w:r>
            <w:r w:rsidRPr="00FF521B">
              <w:rPr>
                <w:rFonts w:cs="Arial"/>
                <w:sz w:val="18"/>
                <w:szCs w:val="18"/>
              </w:rPr>
              <w:t xml:space="preserve"> Beyond 2028, adopt a threshold at bore WM1 of 5</w:t>
            </w:r>
            <w:r>
              <w:rPr>
                <w:rFonts w:cs="Arial"/>
                <w:sz w:val="18"/>
                <w:szCs w:val="18"/>
              </w:rPr>
              <w:t>3.7</w:t>
            </w:r>
            <w:r w:rsidRPr="00FF521B">
              <w:rPr>
                <w:rFonts w:cs="Arial"/>
                <w:sz w:val="18"/>
                <w:szCs w:val="18"/>
              </w:rPr>
              <w:t> mAHD (2.</w:t>
            </w:r>
            <w:r>
              <w:rPr>
                <w:rFonts w:cs="Arial"/>
                <w:sz w:val="18"/>
                <w:szCs w:val="18"/>
              </w:rPr>
              <w:t>0</w:t>
            </w:r>
            <w:r w:rsidRPr="00FF521B">
              <w:rPr>
                <w:rFonts w:cs="Arial"/>
                <w:sz w:val="18"/>
                <w:szCs w:val="18"/>
              </w:rPr>
              <w:t xml:space="preserve"> m below the existing criterion). </w:t>
            </w:r>
          </w:p>
          <w:p w14:paraId="05882E8E" w14:textId="77777777" w:rsidR="00B648B5" w:rsidRPr="00FF521B" w:rsidRDefault="00B648B5" w:rsidP="00B648B5">
            <w:pPr>
              <w:spacing w:before="40" w:after="40"/>
              <w:rPr>
                <w:rFonts w:cs="Arial"/>
                <w:sz w:val="18"/>
                <w:szCs w:val="18"/>
              </w:rPr>
            </w:pPr>
            <w:r w:rsidRPr="00FF521B">
              <w:rPr>
                <w:rFonts w:cs="Arial"/>
                <w:sz w:val="18"/>
                <w:szCs w:val="18"/>
              </w:rPr>
              <w:t>Given the water level declines associated with this threshold level, which is based on modelled projections in a dry climate scenario, could result in significant impacts to Bank</w:t>
            </w:r>
            <w:r>
              <w:rPr>
                <w:rFonts w:cs="Arial"/>
                <w:sz w:val="18"/>
                <w:szCs w:val="18"/>
              </w:rPr>
              <w:t>si</w:t>
            </w:r>
            <w:r w:rsidRPr="00FF521B">
              <w:rPr>
                <w:rFonts w:cs="Arial"/>
                <w:sz w:val="18"/>
                <w:szCs w:val="18"/>
              </w:rPr>
              <w:t xml:space="preserve">a woodland community, </w:t>
            </w:r>
            <w:r>
              <w:rPr>
                <w:rFonts w:cs="Arial"/>
                <w:sz w:val="18"/>
                <w:szCs w:val="18"/>
              </w:rPr>
              <w:t xml:space="preserve"> management options to improve water level outcomes and a achieve a higher</w:t>
            </w:r>
            <w:r w:rsidRPr="00FF521B">
              <w:rPr>
                <w:rFonts w:cs="Arial"/>
                <w:sz w:val="18"/>
                <w:szCs w:val="18"/>
              </w:rPr>
              <w:t xml:space="preserve"> threshold level will be further investigated within the life of the plan.</w:t>
            </w:r>
          </w:p>
        </w:tc>
      </w:tr>
      <w:tr w:rsidR="00B648B5" w:rsidRPr="00FF521B" w14:paraId="3BED6285" w14:textId="77777777" w:rsidTr="00B648B5">
        <w:trPr>
          <w:cantSplit/>
        </w:trPr>
        <w:tc>
          <w:tcPr>
            <w:tcW w:w="385" w:type="pct"/>
            <w:vAlign w:val="center"/>
          </w:tcPr>
          <w:p w14:paraId="33F076FB" w14:textId="77777777" w:rsidR="00B648B5" w:rsidRPr="00FF521B" w:rsidRDefault="00B648B5" w:rsidP="00B648B5">
            <w:pPr>
              <w:spacing w:before="40" w:after="40"/>
              <w:rPr>
                <w:rFonts w:cs="Arial"/>
                <w:sz w:val="18"/>
                <w:szCs w:val="18"/>
              </w:rPr>
            </w:pPr>
            <w:r w:rsidRPr="00FF521B">
              <w:rPr>
                <w:rFonts w:cs="Arial"/>
                <w:sz w:val="18"/>
                <w:szCs w:val="18"/>
              </w:rPr>
              <w:t>WM2</w:t>
            </w:r>
            <w:r w:rsidRPr="00FF521B">
              <w:rPr>
                <w:rFonts w:cs="Arial"/>
                <w:sz w:val="18"/>
                <w:szCs w:val="18"/>
              </w:rPr>
              <w:br/>
              <w:t>Melaleuca Park North</w:t>
            </w:r>
          </w:p>
        </w:tc>
        <w:tc>
          <w:tcPr>
            <w:tcW w:w="897" w:type="pct"/>
            <w:vAlign w:val="center"/>
          </w:tcPr>
          <w:p w14:paraId="2B113C13" w14:textId="77777777" w:rsidR="00B648B5" w:rsidRPr="00FF521B" w:rsidRDefault="00B648B5" w:rsidP="00B648B5">
            <w:pPr>
              <w:spacing w:before="40" w:after="40"/>
              <w:rPr>
                <w:rFonts w:cs="Arial"/>
                <w:i/>
                <w:sz w:val="18"/>
                <w:szCs w:val="18"/>
              </w:rPr>
            </w:pPr>
            <w:r w:rsidRPr="00FF521B">
              <w:rPr>
                <w:rFonts w:cs="Arial"/>
                <w:i/>
                <w:sz w:val="18"/>
                <w:szCs w:val="18"/>
              </w:rPr>
              <w:t>2) Manage declines in Superficial groundwater levels to reduce risk to ecological health</w:t>
            </w:r>
          </w:p>
          <w:p w14:paraId="4F3A63EB" w14:textId="77777777" w:rsidR="00B648B5" w:rsidRPr="00FF521B" w:rsidRDefault="00B648B5" w:rsidP="00B648B5">
            <w:pPr>
              <w:spacing w:before="40" w:after="40"/>
              <w:rPr>
                <w:rFonts w:cs="Arial"/>
                <w:sz w:val="18"/>
                <w:szCs w:val="18"/>
              </w:rPr>
            </w:pPr>
            <w:r w:rsidRPr="00FF521B">
              <w:rPr>
                <w:rFonts w:cs="Arial"/>
                <w:sz w:val="18"/>
                <w:szCs w:val="18"/>
              </w:rPr>
              <w:t>To avoid significant impacts to the habitat values of the Banksia woodland community as it transitions from groundwater-dependent to non-groundwater dependent vegetation.</w:t>
            </w:r>
          </w:p>
        </w:tc>
        <w:tc>
          <w:tcPr>
            <w:tcW w:w="546" w:type="pct"/>
            <w:vAlign w:val="center"/>
          </w:tcPr>
          <w:p w14:paraId="0E17FEFF" w14:textId="77777777" w:rsidR="00B648B5" w:rsidRPr="00FF521B" w:rsidRDefault="00B648B5" w:rsidP="00B648B5">
            <w:pPr>
              <w:spacing w:before="40" w:after="40"/>
              <w:rPr>
                <w:rFonts w:cs="Arial"/>
                <w:sz w:val="18"/>
                <w:szCs w:val="18"/>
              </w:rPr>
            </w:pPr>
            <w:r w:rsidRPr="00FF521B">
              <w:rPr>
                <w:rFonts w:cs="Arial"/>
                <w:sz w:val="18"/>
                <w:szCs w:val="18"/>
              </w:rPr>
              <w:t>61610908 (bore WM2)</w:t>
            </w:r>
          </w:p>
        </w:tc>
        <w:tc>
          <w:tcPr>
            <w:tcW w:w="508" w:type="pct"/>
            <w:vAlign w:val="center"/>
          </w:tcPr>
          <w:p w14:paraId="499E4132" w14:textId="77777777" w:rsidR="00B648B5" w:rsidRPr="00FF521B" w:rsidRDefault="00B648B5" w:rsidP="00B648B5">
            <w:pPr>
              <w:spacing w:before="40" w:after="40"/>
              <w:jc w:val="center"/>
              <w:rPr>
                <w:rFonts w:cs="Arial"/>
                <w:sz w:val="18"/>
                <w:szCs w:val="18"/>
              </w:rPr>
            </w:pPr>
            <w:r w:rsidRPr="00FF521B">
              <w:rPr>
                <w:rFonts w:cs="Arial"/>
                <w:sz w:val="18"/>
                <w:szCs w:val="18"/>
              </w:rPr>
              <w:t>66.5</w:t>
            </w:r>
          </w:p>
        </w:tc>
        <w:tc>
          <w:tcPr>
            <w:tcW w:w="508" w:type="pct"/>
            <w:vAlign w:val="center"/>
          </w:tcPr>
          <w:p w14:paraId="5737FCB8" w14:textId="77777777" w:rsidR="00B648B5" w:rsidRPr="00FF521B" w:rsidRDefault="00B648B5" w:rsidP="00B648B5">
            <w:pPr>
              <w:spacing w:before="40" w:after="40"/>
              <w:jc w:val="center"/>
              <w:rPr>
                <w:rFonts w:cs="Arial"/>
                <w:sz w:val="18"/>
                <w:szCs w:val="18"/>
              </w:rPr>
            </w:pPr>
            <w:r w:rsidRPr="00FF521B">
              <w:rPr>
                <w:rFonts w:cs="Arial"/>
                <w:sz w:val="18"/>
                <w:szCs w:val="18"/>
              </w:rPr>
              <w:t>64.</w:t>
            </w:r>
            <w:r>
              <w:rPr>
                <w:rFonts w:cs="Arial"/>
                <w:sz w:val="18"/>
                <w:szCs w:val="18"/>
              </w:rPr>
              <w:t>7</w:t>
            </w:r>
          </w:p>
        </w:tc>
        <w:tc>
          <w:tcPr>
            <w:tcW w:w="2156" w:type="pct"/>
            <w:vAlign w:val="center"/>
          </w:tcPr>
          <w:p w14:paraId="19E70BB8" w14:textId="77777777" w:rsidR="00B648B5" w:rsidRPr="00FF521B" w:rsidRDefault="00B648B5" w:rsidP="00B648B5">
            <w:pPr>
              <w:spacing w:before="40" w:after="40"/>
              <w:rPr>
                <w:rFonts w:cs="Arial"/>
                <w:sz w:val="18"/>
                <w:szCs w:val="18"/>
              </w:rPr>
            </w:pPr>
            <w:r w:rsidRPr="00FF521B">
              <w:rPr>
                <w:rFonts w:cs="Arial"/>
                <w:sz w:val="18"/>
                <w:szCs w:val="18"/>
              </w:rPr>
              <w:t>Modelling projects the planned reductions in abstraction will be able to reduce but not fully arrest further water level declines at WM2.</w:t>
            </w:r>
          </w:p>
          <w:p w14:paraId="4FB94266" w14:textId="77777777" w:rsidR="00B648B5" w:rsidRPr="00FF521B" w:rsidRDefault="00B648B5" w:rsidP="00B648B5">
            <w:pPr>
              <w:spacing w:before="40" w:after="40"/>
              <w:rPr>
                <w:rFonts w:cs="Arial"/>
                <w:sz w:val="18"/>
                <w:szCs w:val="18"/>
              </w:rPr>
            </w:pPr>
            <w:r w:rsidRPr="00FF521B">
              <w:rPr>
                <w:rFonts w:cs="Arial"/>
                <w:b/>
                <w:sz w:val="18"/>
                <w:szCs w:val="18"/>
              </w:rPr>
              <w:t>Details of proposed changes to Ministerial criteria:</w:t>
            </w:r>
            <w:r w:rsidRPr="00FF521B">
              <w:rPr>
                <w:rFonts w:cs="Arial"/>
                <w:sz w:val="18"/>
                <w:szCs w:val="18"/>
              </w:rPr>
              <w:t xml:space="preserve"> Beyond 2028, adopt a threshold at bore WM2 of 64</w:t>
            </w:r>
            <w:r>
              <w:rPr>
                <w:rFonts w:cs="Arial"/>
                <w:sz w:val="18"/>
                <w:szCs w:val="18"/>
              </w:rPr>
              <w:t>.7</w:t>
            </w:r>
            <w:r w:rsidRPr="00FF521B">
              <w:rPr>
                <w:rFonts w:cs="Arial"/>
                <w:sz w:val="18"/>
                <w:szCs w:val="18"/>
              </w:rPr>
              <w:t> mAHD (</w:t>
            </w:r>
            <w:r>
              <w:rPr>
                <w:rFonts w:cs="Arial"/>
                <w:sz w:val="18"/>
                <w:szCs w:val="18"/>
              </w:rPr>
              <w:t>1.8</w:t>
            </w:r>
            <w:r w:rsidRPr="00FF521B">
              <w:rPr>
                <w:rFonts w:cs="Arial"/>
                <w:sz w:val="18"/>
                <w:szCs w:val="18"/>
              </w:rPr>
              <w:t> m below the existing criterion).</w:t>
            </w:r>
          </w:p>
          <w:p w14:paraId="11351182" w14:textId="77777777" w:rsidR="00B648B5" w:rsidRPr="00FF521B" w:rsidRDefault="00B648B5" w:rsidP="00B648B5">
            <w:pPr>
              <w:spacing w:before="40" w:after="40"/>
              <w:rPr>
                <w:rFonts w:cs="Arial"/>
                <w:sz w:val="18"/>
                <w:szCs w:val="18"/>
              </w:rPr>
            </w:pPr>
            <w:r w:rsidRPr="00FF521B">
              <w:rPr>
                <w:rFonts w:cs="Arial"/>
                <w:sz w:val="18"/>
                <w:szCs w:val="18"/>
              </w:rPr>
              <w:t>Given the water level declines associated with this threshold level, which is based on modelled projections in a dry climate scenario, could result in significant impacts to Bank</w:t>
            </w:r>
            <w:r>
              <w:rPr>
                <w:rFonts w:cs="Arial"/>
                <w:sz w:val="18"/>
                <w:szCs w:val="18"/>
              </w:rPr>
              <w:t>si</w:t>
            </w:r>
            <w:r w:rsidRPr="00FF521B">
              <w:rPr>
                <w:rFonts w:cs="Arial"/>
                <w:sz w:val="18"/>
                <w:szCs w:val="18"/>
              </w:rPr>
              <w:t xml:space="preserve">a woodland community, </w:t>
            </w:r>
            <w:r>
              <w:rPr>
                <w:rFonts w:cs="Arial"/>
                <w:sz w:val="18"/>
                <w:szCs w:val="18"/>
              </w:rPr>
              <w:t xml:space="preserve"> management options to improve water level outcomes and a achieve a higher</w:t>
            </w:r>
            <w:r w:rsidRPr="00FF521B">
              <w:rPr>
                <w:rFonts w:cs="Arial"/>
                <w:sz w:val="18"/>
                <w:szCs w:val="18"/>
              </w:rPr>
              <w:t xml:space="preserve"> threshold level will be further investigated within the life of the plan.</w:t>
            </w:r>
          </w:p>
        </w:tc>
      </w:tr>
      <w:tr w:rsidR="00B648B5" w:rsidRPr="00FF521B" w14:paraId="4D2A6739" w14:textId="77777777" w:rsidTr="00B648B5">
        <w:trPr>
          <w:cantSplit/>
        </w:trPr>
        <w:tc>
          <w:tcPr>
            <w:tcW w:w="385" w:type="pct"/>
            <w:vAlign w:val="center"/>
          </w:tcPr>
          <w:p w14:paraId="1CE96E4C" w14:textId="77777777" w:rsidR="00B648B5" w:rsidRPr="00FF521B" w:rsidRDefault="00B648B5" w:rsidP="00B648B5">
            <w:pPr>
              <w:spacing w:before="40" w:after="40"/>
              <w:rPr>
                <w:rFonts w:cs="Arial"/>
                <w:sz w:val="18"/>
                <w:szCs w:val="18"/>
              </w:rPr>
            </w:pPr>
            <w:r w:rsidRPr="00FF521B">
              <w:rPr>
                <w:rFonts w:cs="Arial"/>
                <w:sz w:val="18"/>
                <w:szCs w:val="18"/>
              </w:rPr>
              <w:t>WM8</w:t>
            </w:r>
            <w:r w:rsidRPr="00FF521B">
              <w:rPr>
                <w:rFonts w:cs="Arial"/>
                <w:sz w:val="18"/>
                <w:szCs w:val="18"/>
              </w:rPr>
              <w:br/>
              <w:t>Melaleuca Park</w:t>
            </w:r>
          </w:p>
        </w:tc>
        <w:tc>
          <w:tcPr>
            <w:tcW w:w="897" w:type="pct"/>
            <w:vAlign w:val="center"/>
          </w:tcPr>
          <w:p w14:paraId="42391541" w14:textId="77777777" w:rsidR="00B648B5" w:rsidRPr="00FF521B" w:rsidRDefault="00B648B5" w:rsidP="00B648B5">
            <w:pPr>
              <w:spacing w:before="40" w:after="40"/>
              <w:rPr>
                <w:rFonts w:cs="Arial"/>
                <w:i/>
                <w:sz w:val="18"/>
                <w:szCs w:val="18"/>
              </w:rPr>
            </w:pPr>
            <w:r w:rsidRPr="00FF521B">
              <w:rPr>
                <w:rFonts w:cs="Arial"/>
                <w:i/>
                <w:sz w:val="18"/>
                <w:szCs w:val="18"/>
              </w:rPr>
              <w:t>2) Manage declines in Superficial groundwater levels to reduce risk to ecological health</w:t>
            </w:r>
          </w:p>
          <w:p w14:paraId="22F12892" w14:textId="77777777" w:rsidR="00B648B5" w:rsidRPr="00FF521B" w:rsidRDefault="00B648B5" w:rsidP="00B648B5">
            <w:pPr>
              <w:spacing w:before="40" w:after="40"/>
              <w:rPr>
                <w:rFonts w:cs="Arial"/>
                <w:sz w:val="18"/>
                <w:szCs w:val="18"/>
              </w:rPr>
            </w:pPr>
            <w:r w:rsidRPr="00FF521B">
              <w:rPr>
                <w:rFonts w:cs="Arial"/>
                <w:sz w:val="18"/>
                <w:szCs w:val="18"/>
              </w:rPr>
              <w:t>To avoid significant impacts to the habitat values of the Banksia woodland community as it transitions from groundwater-dependent to non- groundwater dependent vegetation.</w:t>
            </w:r>
          </w:p>
        </w:tc>
        <w:tc>
          <w:tcPr>
            <w:tcW w:w="546" w:type="pct"/>
            <w:vAlign w:val="center"/>
          </w:tcPr>
          <w:p w14:paraId="18AE273B" w14:textId="77777777" w:rsidR="00B648B5" w:rsidRPr="00FF521B" w:rsidRDefault="00B648B5" w:rsidP="00B648B5">
            <w:pPr>
              <w:spacing w:before="40" w:after="40"/>
              <w:rPr>
                <w:rFonts w:cs="Arial"/>
                <w:sz w:val="18"/>
                <w:szCs w:val="18"/>
              </w:rPr>
            </w:pPr>
            <w:r w:rsidRPr="00FF521B">
              <w:rPr>
                <w:rFonts w:cs="Arial"/>
                <w:sz w:val="18"/>
                <w:szCs w:val="18"/>
              </w:rPr>
              <w:t>61610983 (bore WM8)</w:t>
            </w:r>
          </w:p>
        </w:tc>
        <w:tc>
          <w:tcPr>
            <w:tcW w:w="508" w:type="pct"/>
            <w:vAlign w:val="center"/>
          </w:tcPr>
          <w:p w14:paraId="6C23D321" w14:textId="77777777" w:rsidR="00B648B5" w:rsidRPr="00FF521B" w:rsidRDefault="00B648B5" w:rsidP="00B648B5">
            <w:pPr>
              <w:spacing w:before="40" w:after="40"/>
              <w:jc w:val="center"/>
              <w:rPr>
                <w:rFonts w:cs="Arial"/>
                <w:sz w:val="18"/>
                <w:szCs w:val="18"/>
              </w:rPr>
            </w:pPr>
            <w:r w:rsidRPr="00FF521B">
              <w:rPr>
                <w:rFonts w:cs="Arial"/>
                <w:sz w:val="18"/>
                <w:szCs w:val="18"/>
              </w:rPr>
              <w:t>64.8</w:t>
            </w:r>
          </w:p>
        </w:tc>
        <w:tc>
          <w:tcPr>
            <w:tcW w:w="508" w:type="pct"/>
            <w:vAlign w:val="center"/>
          </w:tcPr>
          <w:p w14:paraId="35678AE1" w14:textId="77777777" w:rsidR="00B648B5" w:rsidRPr="00FF521B" w:rsidRDefault="00B648B5" w:rsidP="00B648B5">
            <w:pPr>
              <w:spacing w:before="40" w:after="40"/>
              <w:jc w:val="center"/>
              <w:rPr>
                <w:rFonts w:cs="Arial"/>
                <w:sz w:val="18"/>
                <w:szCs w:val="18"/>
              </w:rPr>
            </w:pPr>
            <w:r w:rsidRPr="00FF521B">
              <w:rPr>
                <w:rFonts w:cs="Arial"/>
                <w:sz w:val="18"/>
                <w:szCs w:val="18"/>
              </w:rPr>
              <w:t>63.</w:t>
            </w:r>
            <w:r>
              <w:rPr>
                <w:rFonts w:cs="Arial"/>
                <w:sz w:val="18"/>
                <w:szCs w:val="18"/>
              </w:rPr>
              <w:t>7</w:t>
            </w:r>
          </w:p>
        </w:tc>
        <w:tc>
          <w:tcPr>
            <w:tcW w:w="2156" w:type="pct"/>
            <w:vAlign w:val="center"/>
          </w:tcPr>
          <w:p w14:paraId="6047B72C" w14:textId="77777777" w:rsidR="00B648B5" w:rsidRPr="00FF521B" w:rsidRDefault="00B648B5" w:rsidP="00B648B5">
            <w:pPr>
              <w:spacing w:before="40" w:after="40"/>
              <w:rPr>
                <w:rFonts w:cs="Arial"/>
                <w:sz w:val="18"/>
                <w:szCs w:val="18"/>
              </w:rPr>
            </w:pPr>
            <w:r w:rsidRPr="00FF521B">
              <w:rPr>
                <w:rFonts w:cs="Arial"/>
                <w:sz w:val="18"/>
                <w:szCs w:val="18"/>
              </w:rPr>
              <w:t>Modelling projects the planned reductions in abstraction will be able to reduce but not fully arrest further water level declines at WM8.</w:t>
            </w:r>
          </w:p>
          <w:p w14:paraId="3A4B003B" w14:textId="77777777" w:rsidR="00B648B5" w:rsidRPr="00FF521B" w:rsidRDefault="00B648B5" w:rsidP="00B648B5">
            <w:pPr>
              <w:spacing w:before="40" w:after="40"/>
              <w:rPr>
                <w:rFonts w:cs="Arial"/>
                <w:sz w:val="18"/>
                <w:szCs w:val="18"/>
              </w:rPr>
            </w:pPr>
            <w:r w:rsidRPr="00FF521B">
              <w:rPr>
                <w:rFonts w:cs="Arial"/>
                <w:b/>
                <w:sz w:val="18"/>
                <w:szCs w:val="18"/>
              </w:rPr>
              <w:t>Details of proposed changes to Ministerial criteria:</w:t>
            </w:r>
            <w:r w:rsidRPr="00FF521B">
              <w:rPr>
                <w:rFonts w:cs="Arial"/>
                <w:sz w:val="18"/>
                <w:szCs w:val="18"/>
              </w:rPr>
              <w:t xml:space="preserve"> Beyond 2028, adopt a threshold</w:t>
            </w:r>
            <w:r>
              <w:rPr>
                <w:rFonts w:cs="Arial"/>
                <w:sz w:val="18"/>
                <w:szCs w:val="18"/>
              </w:rPr>
              <w:t xml:space="preserve"> at bore WM8</w:t>
            </w:r>
            <w:r w:rsidRPr="00FF521B">
              <w:rPr>
                <w:rFonts w:cs="Arial"/>
                <w:sz w:val="18"/>
                <w:szCs w:val="18"/>
              </w:rPr>
              <w:t xml:space="preserve"> of 63.</w:t>
            </w:r>
            <w:r>
              <w:rPr>
                <w:rFonts w:cs="Arial"/>
                <w:sz w:val="18"/>
                <w:szCs w:val="18"/>
              </w:rPr>
              <w:t>7</w:t>
            </w:r>
            <w:r w:rsidRPr="00FF521B">
              <w:rPr>
                <w:rFonts w:cs="Arial"/>
                <w:sz w:val="18"/>
                <w:szCs w:val="18"/>
              </w:rPr>
              <w:t> mAHD (1.</w:t>
            </w:r>
            <w:r>
              <w:rPr>
                <w:rFonts w:cs="Arial"/>
                <w:sz w:val="18"/>
                <w:szCs w:val="18"/>
              </w:rPr>
              <w:t>1</w:t>
            </w:r>
            <w:r w:rsidRPr="00FF521B">
              <w:rPr>
                <w:rFonts w:cs="Arial"/>
                <w:sz w:val="18"/>
                <w:szCs w:val="18"/>
              </w:rPr>
              <w:t> m below the existing criterion).</w:t>
            </w:r>
          </w:p>
          <w:p w14:paraId="6A54AAD4" w14:textId="77777777" w:rsidR="00B648B5" w:rsidRPr="00FF521B" w:rsidRDefault="00B648B5" w:rsidP="00B648B5">
            <w:pPr>
              <w:spacing w:before="40" w:after="40"/>
              <w:rPr>
                <w:rFonts w:cs="Arial"/>
                <w:sz w:val="18"/>
                <w:szCs w:val="18"/>
              </w:rPr>
            </w:pPr>
            <w:r w:rsidRPr="00FF521B">
              <w:rPr>
                <w:rFonts w:cs="Arial"/>
                <w:sz w:val="18"/>
                <w:szCs w:val="18"/>
              </w:rPr>
              <w:t>Given the water level declines associated with this threshold level, which is based on modelled projections in a dry climate scenario, could result in significant impacts to Bank</w:t>
            </w:r>
            <w:r>
              <w:rPr>
                <w:rFonts w:cs="Arial"/>
                <w:sz w:val="18"/>
                <w:szCs w:val="18"/>
              </w:rPr>
              <w:t>si</w:t>
            </w:r>
            <w:r w:rsidRPr="00FF521B">
              <w:rPr>
                <w:rFonts w:cs="Arial"/>
                <w:sz w:val="18"/>
                <w:szCs w:val="18"/>
              </w:rPr>
              <w:t xml:space="preserve">a woodland community, </w:t>
            </w:r>
            <w:r>
              <w:rPr>
                <w:rFonts w:cs="Arial"/>
                <w:sz w:val="18"/>
                <w:szCs w:val="18"/>
              </w:rPr>
              <w:t xml:space="preserve"> management options to improve water level outcomes and a achieve a higher</w:t>
            </w:r>
            <w:r w:rsidRPr="00FF521B">
              <w:rPr>
                <w:rFonts w:cs="Arial"/>
                <w:sz w:val="18"/>
                <w:szCs w:val="18"/>
              </w:rPr>
              <w:t xml:space="preserve"> threshold level will be further investigated within the life of the plan.</w:t>
            </w:r>
          </w:p>
        </w:tc>
      </w:tr>
      <w:tr w:rsidR="00B648B5" w:rsidRPr="00FF521B" w14:paraId="776B5C87" w14:textId="77777777" w:rsidTr="00B648B5">
        <w:trPr>
          <w:cantSplit/>
        </w:trPr>
        <w:tc>
          <w:tcPr>
            <w:tcW w:w="385" w:type="pct"/>
            <w:vAlign w:val="center"/>
          </w:tcPr>
          <w:p w14:paraId="6EC6D83C" w14:textId="77777777" w:rsidR="00B648B5" w:rsidRPr="00FF521B" w:rsidRDefault="00B648B5" w:rsidP="00B648B5">
            <w:pPr>
              <w:spacing w:before="40" w:after="40"/>
              <w:rPr>
                <w:rFonts w:cs="Arial"/>
                <w:sz w:val="18"/>
                <w:szCs w:val="18"/>
              </w:rPr>
            </w:pPr>
            <w:r w:rsidRPr="00FF521B">
              <w:rPr>
                <w:rFonts w:cs="Arial"/>
                <w:sz w:val="18"/>
                <w:szCs w:val="18"/>
              </w:rPr>
              <w:t>Lake Gwelup</w:t>
            </w:r>
          </w:p>
        </w:tc>
        <w:tc>
          <w:tcPr>
            <w:tcW w:w="897" w:type="pct"/>
            <w:vAlign w:val="center"/>
          </w:tcPr>
          <w:p w14:paraId="5D627087" w14:textId="77777777" w:rsidR="00B648B5" w:rsidRPr="00FF521B" w:rsidRDefault="00B648B5" w:rsidP="00B648B5">
            <w:pPr>
              <w:spacing w:before="40" w:after="40"/>
              <w:rPr>
                <w:rFonts w:cs="Arial"/>
                <w:i/>
                <w:sz w:val="18"/>
                <w:szCs w:val="18"/>
              </w:rPr>
            </w:pPr>
            <w:r w:rsidRPr="00FF521B">
              <w:rPr>
                <w:rFonts w:cs="Arial"/>
                <w:i/>
                <w:sz w:val="18"/>
                <w:szCs w:val="18"/>
              </w:rPr>
              <w:t>1b) Maintain health</w:t>
            </w:r>
          </w:p>
          <w:p w14:paraId="2483D944" w14:textId="77777777" w:rsidR="00B648B5" w:rsidRPr="00FF521B" w:rsidRDefault="00B648B5" w:rsidP="00B648B5">
            <w:pPr>
              <w:spacing w:before="40" w:after="40"/>
              <w:rPr>
                <w:rFonts w:cs="Arial"/>
                <w:sz w:val="18"/>
                <w:szCs w:val="18"/>
              </w:rPr>
            </w:pPr>
            <w:r w:rsidRPr="00FF521B">
              <w:rPr>
                <w:rFonts w:cs="Arial"/>
                <w:sz w:val="18"/>
                <w:szCs w:val="18"/>
              </w:rPr>
              <w:t>To maintain permanent water for fauna habitat and for visual amenity, to maintain fringing vegetation.</w:t>
            </w:r>
          </w:p>
        </w:tc>
        <w:tc>
          <w:tcPr>
            <w:tcW w:w="546" w:type="pct"/>
            <w:vAlign w:val="center"/>
          </w:tcPr>
          <w:p w14:paraId="7132C098" w14:textId="77777777" w:rsidR="00B648B5" w:rsidRPr="00FF521B" w:rsidRDefault="00B648B5" w:rsidP="00B648B5">
            <w:pPr>
              <w:spacing w:before="40" w:after="40"/>
              <w:rPr>
                <w:rFonts w:cs="Arial"/>
                <w:sz w:val="18"/>
                <w:szCs w:val="18"/>
              </w:rPr>
            </w:pPr>
            <w:r w:rsidRPr="00FF521B">
              <w:rPr>
                <w:rFonts w:cs="Arial"/>
                <w:sz w:val="18"/>
                <w:szCs w:val="18"/>
              </w:rPr>
              <w:t>61610032 (bore 8525)</w:t>
            </w:r>
          </w:p>
          <w:p w14:paraId="43137E94" w14:textId="77777777" w:rsidR="00B648B5" w:rsidRPr="00FF521B" w:rsidRDefault="00B648B5" w:rsidP="00B648B5">
            <w:pPr>
              <w:spacing w:before="40" w:after="40"/>
              <w:rPr>
                <w:rFonts w:cs="Arial"/>
                <w:sz w:val="18"/>
                <w:szCs w:val="18"/>
              </w:rPr>
            </w:pPr>
            <w:r w:rsidRPr="00FF521B">
              <w:rPr>
                <w:rFonts w:cs="Arial"/>
                <w:sz w:val="18"/>
                <w:szCs w:val="18"/>
              </w:rPr>
              <w:t xml:space="preserve">6162504 (staff 465) </w:t>
            </w:r>
          </w:p>
        </w:tc>
        <w:tc>
          <w:tcPr>
            <w:tcW w:w="508" w:type="pct"/>
            <w:vAlign w:val="center"/>
          </w:tcPr>
          <w:p w14:paraId="5DEBDB3D" w14:textId="77777777" w:rsidR="00B648B5" w:rsidRPr="00FF521B" w:rsidRDefault="00B648B5" w:rsidP="00B648B5">
            <w:pPr>
              <w:spacing w:before="40" w:after="40"/>
              <w:jc w:val="center"/>
              <w:rPr>
                <w:rFonts w:cs="Arial"/>
                <w:sz w:val="18"/>
                <w:szCs w:val="18"/>
              </w:rPr>
            </w:pPr>
          </w:p>
        </w:tc>
        <w:tc>
          <w:tcPr>
            <w:tcW w:w="508" w:type="pct"/>
            <w:vAlign w:val="center"/>
          </w:tcPr>
          <w:p w14:paraId="3C46AD72" w14:textId="77777777" w:rsidR="00B648B5" w:rsidRPr="00FF521B" w:rsidRDefault="00B648B5" w:rsidP="00B648B5">
            <w:pPr>
              <w:spacing w:before="40" w:after="40"/>
              <w:jc w:val="center"/>
              <w:rPr>
                <w:rFonts w:cs="Arial"/>
                <w:sz w:val="18"/>
                <w:szCs w:val="18"/>
              </w:rPr>
            </w:pPr>
          </w:p>
        </w:tc>
        <w:tc>
          <w:tcPr>
            <w:tcW w:w="2156" w:type="pct"/>
            <w:vAlign w:val="center"/>
          </w:tcPr>
          <w:p w14:paraId="7E78B2AC" w14:textId="77777777" w:rsidR="00B648B5" w:rsidRPr="00FF521B" w:rsidRDefault="00B648B5" w:rsidP="00B648B5">
            <w:pPr>
              <w:spacing w:before="40" w:after="40"/>
              <w:rPr>
                <w:rFonts w:cs="Arial"/>
                <w:sz w:val="18"/>
                <w:szCs w:val="18"/>
              </w:rPr>
            </w:pPr>
            <w:r w:rsidRPr="00FF521B">
              <w:rPr>
                <w:rFonts w:cs="Arial"/>
                <w:sz w:val="18"/>
                <w:szCs w:val="18"/>
              </w:rPr>
              <w:t>Proposed new site. Water level trigger and threshold to be proposed to the EPA in 2019.</w:t>
            </w:r>
          </w:p>
        </w:tc>
      </w:tr>
      <w:tr w:rsidR="00B648B5" w:rsidRPr="00FF521B" w14:paraId="3B3EA21D" w14:textId="77777777" w:rsidTr="00B648B5">
        <w:trPr>
          <w:cantSplit/>
        </w:trPr>
        <w:tc>
          <w:tcPr>
            <w:tcW w:w="385" w:type="pct"/>
            <w:vAlign w:val="center"/>
          </w:tcPr>
          <w:p w14:paraId="6CC9A48C" w14:textId="77777777" w:rsidR="00B648B5" w:rsidRPr="00FF521B" w:rsidRDefault="00B648B5" w:rsidP="00B648B5">
            <w:pPr>
              <w:spacing w:before="40" w:after="40"/>
              <w:rPr>
                <w:rFonts w:cs="Arial"/>
                <w:sz w:val="18"/>
                <w:szCs w:val="18"/>
              </w:rPr>
            </w:pPr>
            <w:r w:rsidRPr="00FF521B">
              <w:rPr>
                <w:rFonts w:cs="Arial"/>
                <w:sz w:val="18"/>
                <w:szCs w:val="18"/>
              </w:rPr>
              <w:t>Quin Brook</w:t>
            </w:r>
          </w:p>
        </w:tc>
        <w:tc>
          <w:tcPr>
            <w:tcW w:w="897" w:type="pct"/>
            <w:vAlign w:val="center"/>
          </w:tcPr>
          <w:p w14:paraId="0EBA724B" w14:textId="77777777" w:rsidR="00B648B5" w:rsidRPr="00FF521B" w:rsidRDefault="00B648B5" w:rsidP="00B648B5">
            <w:pPr>
              <w:spacing w:before="40" w:after="40"/>
              <w:rPr>
                <w:rFonts w:cs="Arial"/>
                <w:sz w:val="18"/>
                <w:szCs w:val="18"/>
              </w:rPr>
            </w:pPr>
            <w:r w:rsidRPr="00FF521B">
              <w:rPr>
                <w:rFonts w:cs="Arial"/>
                <w:sz w:val="18"/>
                <w:szCs w:val="18"/>
              </w:rPr>
              <w:t>To be proposed in the Gingin water allocation plan (draft expected in 2023).</w:t>
            </w:r>
          </w:p>
        </w:tc>
        <w:tc>
          <w:tcPr>
            <w:tcW w:w="546" w:type="pct"/>
            <w:vAlign w:val="center"/>
          </w:tcPr>
          <w:p w14:paraId="21BF5C39" w14:textId="77777777" w:rsidR="00B648B5" w:rsidRPr="00FF521B" w:rsidRDefault="00B648B5" w:rsidP="00B648B5">
            <w:pPr>
              <w:spacing w:before="40" w:after="40"/>
              <w:rPr>
                <w:rFonts w:cs="Arial"/>
                <w:sz w:val="18"/>
                <w:szCs w:val="18"/>
              </w:rPr>
            </w:pPr>
            <w:r w:rsidRPr="00FF521B">
              <w:rPr>
                <w:rFonts w:cs="Arial"/>
                <w:sz w:val="18"/>
                <w:szCs w:val="18"/>
              </w:rPr>
              <w:t>61710060 (bore GC11) *interim site</w:t>
            </w:r>
          </w:p>
        </w:tc>
        <w:tc>
          <w:tcPr>
            <w:tcW w:w="508" w:type="pct"/>
            <w:vAlign w:val="center"/>
          </w:tcPr>
          <w:p w14:paraId="4541BA4B" w14:textId="77777777" w:rsidR="00B648B5" w:rsidRPr="00FF521B" w:rsidRDefault="00B648B5" w:rsidP="00B648B5">
            <w:pPr>
              <w:spacing w:before="40" w:after="40"/>
              <w:jc w:val="center"/>
              <w:rPr>
                <w:rFonts w:cs="Arial"/>
                <w:sz w:val="18"/>
                <w:szCs w:val="18"/>
              </w:rPr>
            </w:pPr>
          </w:p>
        </w:tc>
        <w:tc>
          <w:tcPr>
            <w:tcW w:w="508" w:type="pct"/>
            <w:vAlign w:val="center"/>
          </w:tcPr>
          <w:p w14:paraId="0594A2F2" w14:textId="77777777" w:rsidR="00B648B5" w:rsidRPr="00FF521B" w:rsidRDefault="00B648B5" w:rsidP="00B648B5">
            <w:pPr>
              <w:spacing w:before="40" w:after="40"/>
              <w:jc w:val="center"/>
              <w:rPr>
                <w:rFonts w:cs="Arial"/>
                <w:sz w:val="18"/>
                <w:szCs w:val="18"/>
              </w:rPr>
            </w:pPr>
          </w:p>
        </w:tc>
        <w:tc>
          <w:tcPr>
            <w:tcW w:w="2156" w:type="pct"/>
            <w:vAlign w:val="center"/>
          </w:tcPr>
          <w:p w14:paraId="323BCD45" w14:textId="77777777" w:rsidR="00B648B5" w:rsidRPr="00FF521B" w:rsidRDefault="00B648B5" w:rsidP="00B648B5">
            <w:pPr>
              <w:spacing w:before="40" w:after="40"/>
              <w:rPr>
                <w:rFonts w:cs="Arial"/>
                <w:sz w:val="18"/>
                <w:szCs w:val="18"/>
              </w:rPr>
            </w:pPr>
            <w:r w:rsidRPr="00FF521B">
              <w:rPr>
                <w:rFonts w:cs="Arial"/>
                <w:sz w:val="18"/>
                <w:szCs w:val="18"/>
              </w:rPr>
              <w:t>Proposed new site. Threshold to be proposed in the draft Gingin water allocation plan.</w:t>
            </w:r>
          </w:p>
        </w:tc>
      </w:tr>
      <w:tr w:rsidR="00B648B5" w:rsidRPr="00FF521B" w14:paraId="30C82CAD" w14:textId="77777777" w:rsidTr="00B648B5">
        <w:trPr>
          <w:cantSplit/>
        </w:trPr>
        <w:tc>
          <w:tcPr>
            <w:tcW w:w="385" w:type="pct"/>
            <w:vAlign w:val="center"/>
          </w:tcPr>
          <w:p w14:paraId="6CDE0867" w14:textId="77777777" w:rsidR="00B648B5" w:rsidRPr="00FF521B" w:rsidRDefault="00B648B5" w:rsidP="00B648B5">
            <w:pPr>
              <w:spacing w:before="40" w:after="40"/>
              <w:rPr>
                <w:rFonts w:cs="Arial"/>
                <w:sz w:val="18"/>
                <w:szCs w:val="18"/>
              </w:rPr>
            </w:pPr>
            <w:r w:rsidRPr="00FF521B">
              <w:rPr>
                <w:rFonts w:cs="Arial"/>
                <w:sz w:val="18"/>
                <w:szCs w:val="18"/>
              </w:rPr>
              <w:t>Gingin Brook</w:t>
            </w:r>
          </w:p>
        </w:tc>
        <w:tc>
          <w:tcPr>
            <w:tcW w:w="897" w:type="pct"/>
            <w:vAlign w:val="center"/>
          </w:tcPr>
          <w:p w14:paraId="1CF53767" w14:textId="77777777" w:rsidR="00B648B5" w:rsidRPr="00FF521B" w:rsidRDefault="00B648B5" w:rsidP="00B648B5">
            <w:pPr>
              <w:spacing w:before="40" w:after="40"/>
              <w:rPr>
                <w:rFonts w:cs="Arial"/>
                <w:sz w:val="18"/>
                <w:szCs w:val="18"/>
              </w:rPr>
            </w:pPr>
            <w:r w:rsidRPr="00FF521B">
              <w:rPr>
                <w:rFonts w:cs="Arial"/>
                <w:sz w:val="18"/>
                <w:szCs w:val="18"/>
              </w:rPr>
              <w:t>To be proposed in the Gingin water allocation plan (draft expected in 2023).</w:t>
            </w:r>
          </w:p>
        </w:tc>
        <w:tc>
          <w:tcPr>
            <w:tcW w:w="546" w:type="pct"/>
            <w:vAlign w:val="center"/>
          </w:tcPr>
          <w:p w14:paraId="065B381F" w14:textId="77777777" w:rsidR="00B648B5" w:rsidRPr="00FF521B" w:rsidRDefault="00B648B5" w:rsidP="00B648B5">
            <w:pPr>
              <w:spacing w:before="40" w:after="40"/>
              <w:rPr>
                <w:rFonts w:cs="Arial"/>
                <w:sz w:val="18"/>
                <w:szCs w:val="18"/>
              </w:rPr>
            </w:pPr>
            <w:r w:rsidRPr="00FF521B">
              <w:rPr>
                <w:rFonts w:cs="Arial"/>
                <w:sz w:val="18"/>
                <w:szCs w:val="18"/>
              </w:rPr>
              <w:t>61710078 (bore GB13) *interim site</w:t>
            </w:r>
          </w:p>
        </w:tc>
        <w:tc>
          <w:tcPr>
            <w:tcW w:w="508" w:type="pct"/>
            <w:vAlign w:val="center"/>
          </w:tcPr>
          <w:p w14:paraId="7484BE99" w14:textId="77777777" w:rsidR="00B648B5" w:rsidRPr="00FF521B" w:rsidRDefault="00B648B5" w:rsidP="00B648B5">
            <w:pPr>
              <w:spacing w:before="40" w:after="40"/>
              <w:jc w:val="center"/>
              <w:rPr>
                <w:rFonts w:cs="Arial"/>
                <w:sz w:val="18"/>
                <w:szCs w:val="18"/>
              </w:rPr>
            </w:pPr>
          </w:p>
        </w:tc>
        <w:tc>
          <w:tcPr>
            <w:tcW w:w="508" w:type="pct"/>
            <w:vAlign w:val="center"/>
          </w:tcPr>
          <w:p w14:paraId="2390DC69" w14:textId="77777777" w:rsidR="00B648B5" w:rsidRPr="00FF521B" w:rsidRDefault="00B648B5" w:rsidP="00B648B5">
            <w:pPr>
              <w:spacing w:before="40" w:after="40"/>
              <w:jc w:val="center"/>
              <w:rPr>
                <w:rFonts w:cs="Arial"/>
                <w:sz w:val="18"/>
                <w:szCs w:val="18"/>
              </w:rPr>
            </w:pPr>
          </w:p>
        </w:tc>
        <w:tc>
          <w:tcPr>
            <w:tcW w:w="2156" w:type="pct"/>
            <w:vAlign w:val="center"/>
          </w:tcPr>
          <w:p w14:paraId="0764601F" w14:textId="77777777" w:rsidR="00B648B5" w:rsidRPr="00FF521B" w:rsidRDefault="00B648B5" w:rsidP="00B648B5">
            <w:pPr>
              <w:spacing w:before="40" w:after="40"/>
              <w:rPr>
                <w:rFonts w:cs="Arial"/>
                <w:sz w:val="18"/>
                <w:szCs w:val="18"/>
              </w:rPr>
            </w:pPr>
            <w:r w:rsidRPr="00FF521B">
              <w:rPr>
                <w:rFonts w:cs="Arial"/>
                <w:sz w:val="18"/>
                <w:szCs w:val="18"/>
              </w:rPr>
              <w:t>Proposed new site. Threshold to be proposed in the draft Gingin water allocation plan.</w:t>
            </w:r>
          </w:p>
        </w:tc>
      </w:tr>
    </w:tbl>
    <w:p w14:paraId="55A9421D" w14:textId="3BDB59A0" w:rsidR="00B648B5" w:rsidRPr="00B648B5" w:rsidRDefault="00B648B5" w:rsidP="00B648B5">
      <w:pPr>
        <w:pStyle w:val="Caption"/>
        <w:keepNext/>
        <w:rPr>
          <w:i w:val="0"/>
          <w:color w:val="auto"/>
          <w:sz w:val="22"/>
          <w:szCs w:val="22"/>
        </w:rPr>
      </w:pPr>
      <w:r w:rsidRPr="00B648B5">
        <w:rPr>
          <w:i w:val="0"/>
          <w:color w:val="auto"/>
          <w:sz w:val="22"/>
          <w:szCs w:val="22"/>
        </w:rPr>
        <w:t xml:space="preserve">Table </w:t>
      </w:r>
      <w:r w:rsidRPr="00B648B5">
        <w:rPr>
          <w:i w:val="0"/>
          <w:color w:val="auto"/>
          <w:sz w:val="22"/>
          <w:szCs w:val="22"/>
        </w:rPr>
        <w:fldChar w:fldCharType="begin"/>
      </w:r>
      <w:r w:rsidRPr="00B648B5">
        <w:rPr>
          <w:i w:val="0"/>
          <w:color w:val="auto"/>
          <w:sz w:val="22"/>
          <w:szCs w:val="22"/>
        </w:rPr>
        <w:instrText xml:space="preserve"> SEQ Table \* ARABIC </w:instrText>
      </w:r>
      <w:r w:rsidRPr="00B648B5">
        <w:rPr>
          <w:i w:val="0"/>
          <w:color w:val="auto"/>
          <w:sz w:val="22"/>
          <w:szCs w:val="22"/>
        </w:rPr>
        <w:fldChar w:fldCharType="separate"/>
      </w:r>
      <w:r w:rsidRPr="00B648B5">
        <w:rPr>
          <w:i w:val="0"/>
          <w:noProof/>
          <w:color w:val="auto"/>
          <w:sz w:val="22"/>
          <w:szCs w:val="22"/>
        </w:rPr>
        <w:t>3</w:t>
      </w:r>
      <w:r w:rsidRPr="00B648B5">
        <w:rPr>
          <w:i w:val="0"/>
          <w:color w:val="auto"/>
          <w:sz w:val="22"/>
          <w:szCs w:val="22"/>
        </w:rPr>
        <w:fldChar w:fldCharType="end"/>
      </w:r>
      <w:r w:rsidRPr="00B648B5">
        <w:rPr>
          <w:i w:val="0"/>
          <w:color w:val="auto"/>
          <w:sz w:val="22"/>
          <w:szCs w:val="22"/>
        </w:rPr>
        <w:t>: Wetlands with Ministerial criteria affected by future land use changes in East Wanneroo</w:t>
      </w:r>
      <w:r w:rsidR="001114CF">
        <w:rPr>
          <w:i w:val="0"/>
          <w:color w:val="auto"/>
          <w:sz w:val="22"/>
          <w:szCs w:val="22"/>
        </w:rPr>
        <w:t>.</w:t>
      </w:r>
    </w:p>
    <w:tbl>
      <w:tblPr>
        <w:tblStyle w:val="TableGrid2"/>
        <w:tblpPr w:leftFromText="180" w:rightFromText="180" w:vertAnchor="text" w:tblpY="1"/>
        <w:tblOverlap w:val="never"/>
        <w:tblW w:w="4320" w:type="pct"/>
        <w:tblBorders>
          <w:top w:val="single" w:sz="4" w:space="0" w:color="5B9BD5" w:themeColor="accent1"/>
          <w:left w:val="none" w:sz="0" w:space="0" w:color="auto"/>
          <w:bottom w:val="single" w:sz="4" w:space="0" w:color="5B9BD5" w:themeColor="accent1"/>
          <w:right w:val="none" w:sz="0" w:space="0" w:color="auto"/>
          <w:insideH w:val="single" w:sz="4" w:space="0" w:color="5B9BD5" w:themeColor="accent1"/>
          <w:insideV w:val="none" w:sz="0" w:space="0" w:color="auto"/>
        </w:tblBorders>
        <w:tblLayout w:type="fixed"/>
        <w:tblLook w:val="04A0" w:firstRow="1" w:lastRow="0" w:firstColumn="1" w:lastColumn="0" w:noHBand="0" w:noVBand="1"/>
      </w:tblPr>
      <w:tblGrid>
        <w:gridCol w:w="1626"/>
        <w:gridCol w:w="5015"/>
        <w:gridCol w:w="2303"/>
        <w:gridCol w:w="3116"/>
      </w:tblGrid>
      <w:tr w:rsidR="00B648B5" w:rsidRPr="00FF521B" w14:paraId="3DFBD5C4" w14:textId="77777777" w:rsidTr="00B648B5">
        <w:trPr>
          <w:cantSplit/>
          <w:tblHeader/>
        </w:trPr>
        <w:tc>
          <w:tcPr>
            <w:tcW w:w="674" w:type="pct"/>
            <w:shd w:val="clear" w:color="auto" w:fill="BDD6EE" w:themeFill="accent1" w:themeFillTint="66"/>
            <w:vAlign w:val="center"/>
          </w:tcPr>
          <w:p w14:paraId="595A4792" w14:textId="77777777" w:rsidR="00B648B5" w:rsidRPr="00FF521B" w:rsidRDefault="00B648B5" w:rsidP="00B648B5">
            <w:pPr>
              <w:spacing w:before="40" w:after="40"/>
              <w:rPr>
                <w:rFonts w:cs="Arial"/>
                <w:b/>
                <w:sz w:val="18"/>
                <w:szCs w:val="18"/>
              </w:rPr>
            </w:pPr>
            <w:r w:rsidRPr="00FF521B">
              <w:rPr>
                <w:rFonts w:cs="Arial"/>
                <w:b/>
                <w:sz w:val="18"/>
                <w:szCs w:val="18"/>
              </w:rPr>
              <w:t>Site name</w:t>
            </w:r>
          </w:p>
        </w:tc>
        <w:tc>
          <w:tcPr>
            <w:tcW w:w="2079" w:type="pct"/>
            <w:shd w:val="clear" w:color="auto" w:fill="BDD6EE" w:themeFill="accent1" w:themeFillTint="66"/>
            <w:vAlign w:val="center"/>
          </w:tcPr>
          <w:p w14:paraId="7778A199" w14:textId="77777777" w:rsidR="00B648B5" w:rsidRDefault="00B648B5" w:rsidP="00B648B5">
            <w:pPr>
              <w:spacing w:before="40" w:after="40"/>
              <w:rPr>
                <w:rFonts w:cs="Arial"/>
                <w:b/>
                <w:sz w:val="18"/>
                <w:szCs w:val="18"/>
              </w:rPr>
            </w:pPr>
            <w:r>
              <w:rPr>
                <w:rFonts w:cs="Arial"/>
                <w:b/>
                <w:sz w:val="18"/>
                <w:szCs w:val="18"/>
              </w:rPr>
              <w:t>Maximum water level</w:t>
            </w:r>
          </w:p>
          <w:p w14:paraId="69DC6A8F" w14:textId="77777777" w:rsidR="00B648B5" w:rsidRPr="00FF521B" w:rsidRDefault="00B648B5" w:rsidP="00B648B5">
            <w:pPr>
              <w:spacing w:before="40" w:after="40"/>
              <w:rPr>
                <w:rFonts w:cs="Arial"/>
                <w:b/>
                <w:sz w:val="18"/>
                <w:szCs w:val="18"/>
              </w:rPr>
            </w:pPr>
            <w:r>
              <w:rPr>
                <w:rFonts w:cs="Arial"/>
                <w:b/>
                <w:sz w:val="18"/>
                <w:szCs w:val="18"/>
              </w:rPr>
              <w:t>(WAWA,1995)</w:t>
            </w:r>
          </w:p>
          <w:p w14:paraId="47F0D314" w14:textId="77777777" w:rsidR="00B648B5" w:rsidRPr="00FF521B" w:rsidRDefault="00B648B5" w:rsidP="00B648B5">
            <w:pPr>
              <w:spacing w:before="40" w:after="40"/>
              <w:rPr>
                <w:rFonts w:cs="Arial"/>
                <w:b/>
                <w:sz w:val="18"/>
                <w:szCs w:val="18"/>
              </w:rPr>
            </w:pPr>
          </w:p>
        </w:tc>
        <w:tc>
          <w:tcPr>
            <w:tcW w:w="955" w:type="pct"/>
            <w:shd w:val="clear" w:color="auto" w:fill="BDD6EE" w:themeFill="accent1" w:themeFillTint="66"/>
            <w:vAlign w:val="center"/>
          </w:tcPr>
          <w:p w14:paraId="7CDE8C04" w14:textId="77777777" w:rsidR="00B648B5" w:rsidRPr="00FF521B" w:rsidRDefault="00B648B5" w:rsidP="00B648B5">
            <w:pPr>
              <w:spacing w:before="40" w:after="40"/>
              <w:rPr>
                <w:rFonts w:cs="Arial"/>
                <w:b/>
                <w:sz w:val="18"/>
                <w:szCs w:val="18"/>
              </w:rPr>
            </w:pPr>
            <w:r w:rsidRPr="00FF521B">
              <w:rPr>
                <w:rFonts w:cs="Arial"/>
                <w:b/>
                <w:sz w:val="18"/>
                <w:szCs w:val="18"/>
              </w:rPr>
              <w:t xml:space="preserve">Bore or staff gauge where </w:t>
            </w:r>
            <w:r>
              <w:rPr>
                <w:rFonts w:cs="Arial"/>
                <w:b/>
                <w:sz w:val="18"/>
                <w:szCs w:val="18"/>
              </w:rPr>
              <w:t>water level threshold is</w:t>
            </w:r>
            <w:r w:rsidRPr="00FF521B">
              <w:rPr>
                <w:rFonts w:cs="Arial"/>
                <w:b/>
                <w:sz w:val="18"/>
                <w:szCs w:val="18"/>
              </w:rPr>
              <w:t xml:space="preserve"> measured</w:t>
            </w:r>
          </w:p>
        </w:tc>
        <w:tc>
          <w:tcPr>
            <w:tcW w:w="1292" w:type="pct"/>
            <w:shd w:val="clear" w:color="auto" w:fill="BDD6EE" w:themeFill="accent1" w:themeFillTint="66"/>
            <w:vAlign w:val="center"/>
          </w:tcPr>
          <w:p w14:paraId="00AE68EC" w14:textId="77777777" w:rsidR="00B648B5" w:rsidRPr="00FF521B" w:rsidRDefault="00B648B5" w:rsidP="00B648B5">
            <w:pPr>
              <w:spacing w:before="40" w:after="40"/>
              <w:jc w:val="center"/>
              <w:rPr>
                <w:rFonts w:cs="Arial"/>
                <w:b/>
                <w:sz w:val="18"/>
                <w:szCs w:val="18"/>
              </w:rPr>
            </w:pPr>
            <w:r>
              <w:rPr>
                <w:rFonts w:cs="Arial"/>
                <w:b/>
                <w:sz w:val="18"/>
                <w:szCs w:val="18"/>
              </w:rPr>
              <w:t>Projected (modelled) water level increase to 2030, in vicinity of wetland (from 2013 levels)</w:t>
            </w:r>
          </w:p>
        </w:tc>
      </w:tr>
      <w:tr w:rsidR="00B648B5" w:rsidRPr="00FF521B" w14:paraId="6EDF0C18" w14:textId="77777777" w:rsidTr="00B648B5">
        <w:trPr>
          <w:cantSplit/>
        </w:trPr>
        <w:tc>
          <w:tcPr>
            <w:tcW w:w="674" w:type="pct"/>
            <w:vAlign w:val="center"/>
          </w:tcPr>
          <w:p w14:paraId="0144843E" w14:textId="77777777" w:rsidR="00B648B5" w:rsidRPr="00FF521B" w:rsidRDefault="00B648B5" w:rsidP="00B648B5">
            <w:pPr>
              <w:spacing w:before="40" w:after="40"/>
              <w:rPr>
                <w:rFonts w:cs="Arial"/>
                <w:sz w:val="18"/>
                <w:szCs w:val="18"/>
              </w:rPr>
            </w:pPr>
            <w:r w:rsidRPr="00FF521B">
              <w:rPr>
                <w:rFonts w:cs="Arial"/>
                <w:sz w:val="18"/>
                <w:szCs w:val="18"/>
              </w:rPr>
              <w:t>Lake Goollelal</w:t>
            </w:r>
          </w:p>
        </w:tc>
        <w:tc>
          <w:tcPr>
            <w:tcW w:w="2079" w:type="pct"/>
          </w:tcPr>
          <w:p w14:paraId="3C91FAC4" w14:textId="77777777" w:rsidR="00B648B5" w:rsidRDefault="00B648B5" w:rsidP="00B648B5">
            <w:pPr>
              <w:spacing w:before="40" w:after="40"/>
              <w:rPr>
                <w:rFonts w:cs="Arial"/>
                <w:sz w:val="18"/>
                <w:szCs w:val="18"/>
              </w:rPr>
            </w:pPr>
          </w:p>
          <w:p w14:paraId="474E0C8B" w14:textId="77777777" w:rsidR="00B648B5" w:rsidRDefault="00B648B5" w:rsidP="00B648B5">
            <w:pPr>
              <w:pStyle w:val="ListParagraph"/>
              <w:numPr>
                <w:ilvl w:val="0"/>
                <w:numId w:val="10"/>
              </w:numPr>
              <w:spacing w:before="240" w:after="40"/>
              <w:rPr>
                <w:rFonts w:cs="Arial"/>
                <w:sz w:val="18"/>
                <w:szCs w:val="18"/>
              </w:rPr>
            </w:pPr>
            <w:r>
              <w:rPr>
                <w:rFonts w:cs="Arial"/>
                <w:sz w:val="18"/>
                <w:szCs w:val="18"/>
              </w:rPr>
              <w:t xml:space="preserve">27.5m AHD </w:t>
            </w:r>
          </w:p>
          <w:p w14:paraId="1843FF8C" w14:textId="77777777" w:rsidR="00B648B5" w:rsidRPr="00CC2637" w:rsidRDefault="00B648B5" w:rsidP="00B648B5">
            <w:pPr>
              <w:pStyle w:val="ListParagraph"/>
              <w:numPr>
                <w:ilvl w:val="0"/>
                <w:numId w:val="10"/>
              </w:numPr>
              <w:spacing w:before="240" w:after="40"/>
              <w:rPr>
                <w:rFonts w:cs="Arial"/>
                <w:sz w:val="18"/>
                <w:szCs w:val="18"/>
              </w:rPr>
            </w:pPr>
            <w:r>
              <w:rPr>
                <w:rFonts w:cs="Arial"/>
                <w:sz w:val="18"/>
                <w:szCs w:val="18"/>
              </w:rPr>
              <w:t>Breach permitted for a maximum of two consecutive years, and for no greater than two years in six</w:t>
            </w:r>
          </w:p>
        </w:tc>
        <w:tc>
          <w:tcPr>
            <w:tcW w:w="955" w:type="pct"/>
            <w:vAlign w:val="center"/>
          </w:tcPr>
          <w:p w14:paraId="03AF698A" w14:textId="77777777" w:rsidR="00B648B5" w:rsidRPr="00FF521B" w:rsidRDefault="00B648B5" w:rsidP="00B648B5">
            <w:pPr>
              <w:spacing w:before="40" w:after="40"/>
              <w:rPr>
                <w:rFonts w:cs="Arial"/>
                <w:sz w:val="18"/>
                <w:szCs w:val="18"/>
              </w:rPr>
            </w:pPr>
            <w:r w:rsidRPr="00FF521B">
              <w:rPr>
                <w:rFonts w:cs="Arial"/>
                <w:sz w:val="18"/>
                <w:szCs w:val="18"/>
              </w:rPr>
              <w:t xml:space="preserve">6162517 </w:t>
            </w:r>
          </w:p>
          <w:p w14:paraId="7B709823" w14:textId="77777777" w:rsidR="00B648B5" w:rsidRPr="00FF521B" w:rsidRDefault="00B648B5" w:rsidP="00B648B5">
            <w:pPr>
              <w:spacing w:before="40" w:after="40"/>
              <w:rPr>
                <w:rFonts w:cs="Arial"/>
                <w:sz w:val="18"/>
                <w:szCs w:val="18"/>
              </w:rPr>
            </w:pPr>
            <w:r w:rsidRPr="00FF521B">
              <w:rPr>
                <w:rFonts w:cs="Arial"/>
                <w:sz w:val="18"/>
                <w:szCs w:val="18"/>
              </w:rPr>
              <w:t>(staff 459)</w:t>
            </w:r>
          </w:p>
          <w:p w14:paraId="29898215" w14:textId="77777777" w:rsidR="00B648B5" w:rsidRPr="00FF521B" w:rsidRDefault="00B648B5" w:rsidP="00B648B5">
            <w:pPr>
              <w:spacing w:before="40" w:after="40"/>
              <w:rPr>
                <w:rFonts w:cs="Arial"/>
                <w:sz w:val="18"/>
                <w:szCs w:val="18"/>
              </w:rPr>
            </w:pPr>
          </w:p>
        </w:tc>
        <w:tc>
          <w:tcPr>
            <w:tcW w:w="1292" w:type="pct"/>
            <w:vAlign w:val="center"/>
          </w:tcPr>
          <w:p w14:paraId="1B5033C7" w14:textId="77777777" w:rsidR="00B648B5" w:rsidRPr="00FF521B" w:rsidRDefault="00B648B5" w:rsidP="00B648B5">
            <w:pPr>
              <w:spacing w:before="40" w:after="40"/>
              <w:jc w:val="center"/>
              <w:rPr>
                <w:rFonts w:cs="Arial"/>
                <w:sz w:val="18"/>
                <w:szCs w:val="18"/>
              </w:rPr>
            </w:pPr>
            <w:r>
              <w:rPr>
                <w:rFonts w:cs="Arial"/>
                <w:sz w:val="18"/>
                <w:szCs w:val="18"/>
              </w:rPr>
              <w:t>0.4 m</w:t>
            </w:r>
          </w:p>
        </w:tc>
      </w:tr>
      <w:tr w:rsidR="00B648B5" w:rsidRPr="00FF521B" w14:paraId="413DC5AB" w14:textId="77777777" w:rsidTr="00B648B5">
        <w:trPr>
          <w:cantSplit/>
        </w:trPr>
        <w:tc>
          <w:tcPr>
            <w:tcW w:w="674" w:type="pct"/>
            <w:vAlign w:val="center"/>
          </w:tcPr>
          <w:p w14:paraId="7DDFD466" w14:textId="77777777" w:rsidR="00B648B5" w:rsidRPr="00FF521B" w:rsidRDefault="00B648B5" w:rsidP="00B648B5">
            <w:pPr>
              <w:spacing w:before="40" w:after="40"/>
              <w:rPr>
                <w:rFonts w:cs="Arial"/>
                <w:sz w:val="18"/>
                <w:szCs w:val="18"/>
              </w:rPr>
            </w:pPr>
            <w:r w:rsidRPr="00FF521B">
              <w:rPr>
                <w:rFonts w:cs="Arial"/>
                <w:sz w:val="18"/>
                <w:szCs w:val="18"/>
              </w:rPr>
              <w:t>Lake Joondalup</w:t>
            </w:r>
          </w:p>
        </w:tc>
        <w:tc>
          <w:tcPr>
            <w:tcW w:w="2079" w:type="pct"/>
          </w:tcPr>
          <w:p w14:paraId="0EE44B9D" w14:textId="77777777" w:rsidR="00B648B5" w:rsidRDefault="00B648B5" w:rsidP="00B648B5">
            <w:pPr>
              <w:spacing w:before="40" w:after="40"/>
              <w:rPr>
                <w:rFonts w:cs="Arial"/>
                <w:sz w:val="18"/>
                <w:szCs w:val="18"/>
              </w:rPr>
            </w:pPr>
          </w:p>
          <w:p w14:paraId="67357191" w14:textId="77777777" w:rsidR="00B648B5" w:rsidRDefault="00B648B5" w:rsidP="00B648B5">
            <w:pPr>
              <w:pStyle w:val="ListParagraph"/>
              <w:numPr>
                <w:ilvl w:val="0"/>
                <w:numId w:val="10"/>
              </w:numPr>
              <w:spacing w:before="240" w:after="40"/>
              <w:rPr>
                <w:rFonts w:cs="Arial"/>
                <w:sz w:val="18"/>
                <w:szCs w:val="18"/>
              </w:rPr>
            </w:pPr>
            <w:r>
              <w:rPr>
                <w:rFonts w:cs="Arial"/>
                <w:sz w:val="18"/>
                <w:szCs w:val="18"/>
              </w:rPr>
              <w:t xml:space="preserve">17.6m AHD </w:t>
            </w:r>
          </w:p>
          <w:p w14:paraId="0852B5F9" w14:textId="77777777" w:rsidR="00B648B5" w:rsidRPr="007E7D09" w:rsidRDefault="00B648B5" w:rsidP="00B648B5">
            <w:pPr>
              <w:pStyle w:val="ListParagraph"/>
              <w:numPr>
                <w:ilvl w:val="0"/>
                <w:numId w:val="10"/>
              </w:numPr>
              <w:spacing w:before="40" w:after="40"/>
              <w:rPr>
                <w:rFonts w:cs="Arial"/>
                <w:sz w:val="18"/>
                <w:szCs w:val="18"/>
              </w:rPr>
            </w:pPr>
            <w:r>
              <w:rPr>
                <w:rFonts w:cs="Arial"/>
                <w:sz w:val="18"/>
                <w:szCs w:val="18"/>
              </w:rPr>
              <w:t>Breach permitted for a maximum of two consecutive years, and for no greater than two years in six</w:t>
            </w:r>
          </w:p>
        </w:tc>
        <w:tc>
          <w:tcPr>
            <w:tcW w:w="955" w:type="pct"/>
            <w:vAlign w:val="center"/>
          </w:tcPr>
          <w:p w14:paraId="681BD351" w14:textId="77777777" w:rsidR="00B648B5" w:rsidRDefault="00B648B5" w:rsidP="00B648B5">
            <w:pPr>
              <w:spacing w:before="40" w:after="40"/>
              <w:rPr>
                <w:rFonts w:cs="Arial"/>
                <w:sz w:val="18"/>
                <w:szCs w:val="18"/>
              </w:rPr>
            </w:pPr>
            <w:r w:rsidRPr="00FF521B">
              <w:rPr>
                <w:rFonts w:cs="Arial"/>
                <w:sz w:val="18"/>
                <w:szCs w:val="18"/>
              </w:rPr>
              <w:t xml:space="preserve">6162572 </w:t>
            </w:r>
          </w:p>
          <w:p w14:paraId="0E86BDAB" w14:textId="77777777" w:rsidR="00B648B5" w:rsidRPr="00FF521B" w:rsidRDefault="00B648B5" w:rsidP="00B648B5">
            <w:pPr>
              <w:spacing w:before="40" w:after="40"/>
              <w:rPr>
                <w:rFonts w:cs="Arial"/>
                <w:sz w:val="18"/>
                <w:szCs w:val="18"/>
              </w:rPr>
            </w:pPr>
            <w:r w:rsidRPr="00FF521B">
              <w:rPr>
                <w:rFonts w:cs="Arial"/>
                <w:sz w:val="18"/>
                <w:szCs w:val="18"/>
              </w:rPr>
              <w:t>(staff 8281)</w:t>
            </w:r>
          </w:p>
          <w:p w14:paraId="62270A88" w14:textId="77777777" w:rsidR="00B648B5" w:rsidRPr="00FF521B" w:rsidRDefault="00B648B5" w:rsidP="00B648B5">
            <w:pPr>
              <w:spacing w:before="40" w:after="40"/>
              <w:rPr>
                <w:rFonts w:cs="Arial"/>
                <w:sz w:val="18"/>
                <w:szCs w:val="18"/>
              </w:rPr>
            </w:pPr>
          </w:p>
        </w:tc>
        <w:tc>
          <w:tcPr>
            <w:tcW w:w="1292" w:type="pct"/>
            <w:vAlign w:val="center"/>
          </w:tcPr>
          <w:p w14:paraId="0ECBF334" w14:textId="77777777" w:rsidR="00B648B5" w:rsidRPr="00FF521B" w:rsidRDefault="00B648B5" w:rsidP="00B648B5">
            <w:pPr>
              <w:spacing w:before="40" w:after="40"/>
              <w:jc w:val="center"/>
              <w:rPr>
                <w:rFonts w:cs="Arial"/>
                <w:sz w:val="18"/>
                <w:szCs w:val="18"/>
              </w:rPr>
            </w:pPr>
            <w:r>
              <w:rPr>
                <w:rFonts w:cs="Arial"/>
                <w:sz w:val="18"/>
                <w:szCs w:val="18"/>
              </w:rPr>
              <w:t>2.1 m</w:t>
            </w:r>
          </w:p>
        </w:tc>
      </w:tr>
      <w:tr w:rsidR="00B648B5" w:rsidRPr="00FF521B" w14:paraId="05407304" w14:textId="77777777" w:rsidTr="00B648B5">
        <w:trPr>
          <w:cantSplit/>
        </w:trPr>
        <w:tc>
          <w:tcPr>
            <w:tcW w:w="674" w:type="pct"/>
            <w:vAlign w:val="center"/>
          </w:tcPr>
          <w:p w14:paraId="79D4F84D" w14:textId="77777777" w:rsidR="00B648B5" w:rsidRPr="00FF521B" w:rsidRDefault="00B648B5" w:rsidP="00B648B5">
            <w:pPr>
              <w:spacing w:before="40" w:after="40"/>
              <w:rPr>
                <w:rFonts w:cs="Arial"/>
                <w:sz w:val="18"/>
                <w:szCs w:val="18"/>
              </w:rPr>
            </w:pPr>
            <w:r w:rsidRPr="00FF521B">
              <w:rPr>
                <w:rFonts w:cs="Arial"/>
                <w:sz w:val="18"/>
                <w:szCs w:val="18"/>
              </w:rPr>
              <w:t>Lake Mariginiup</w:t>
            </w:r>
          </w:p>
        </w:tc>
        <w:tc>
          <w:tcPr>
            <w:tcW w:w="2079" w:type="pct"/>
          </w:tcPr>
          <w:p w14:paraId="7A46913D" w14:textId="77777777" w:rsidR="00B648B5" w:rsidRDefault="00B648B5" w:rsidP="00B648B5">
            <w:pPr>
              <w:spacing w:before="40" w:after="40"/>
              <w:rPr>
                <w:rFonts w:cs="Arial"/>
                <w:sz w:val="18"/>
                <w:szCs w:val="18"/>
              </w:rPr>
            </w:pPr>
          </w:p>
          <w:p w14:paraId="003EC754" w14:textId="77777777" w:rsidR="00B648B5" w:rsidRDefault="00B648B5" w:rsidP="00B648B5">
            <w:pPr>
              <w:pStyle w:val="ListParagraph"/>
              <w:numPr>
                <w:ilvl w:val="0"/>
                <w:numId w:val="10"/>
              </w:numPr>
              <w:spacing w:before="240" w:after="40"/>
              <w:rPr>
                <w:rFonts w:cs="Arial"/>
                <w:sz w:val="18"/>
                <w:szCs w:val="18"/>
              </w:rPr>
            </w:pPr>
            <w:r>
              <w:rPr>
                <w:rFonts w:cs="Arial"/>
                <w:sz w:val="18"/>
                <w:szCs w:val="18"/>
              </w:rPr>
              <w:t xml:space="preserve">42.6m AHD </w:t>
            </w:r>
          </w:p>
          <w:p w14:paraId="03717FDE" w14:textId="77777777" w:rsidR="00B648B5" w:rsidRPr="00FF521B" w:rsidRDefault="00B648B5" w:rsidP="00B648B5">
            <w:pPr>
              <w:spacing w:before="40" w:after="40"/>
              <w:rPr>
                <w:rFonts w:cs="Arial"/>
                <w:i/>
                <w:sz w:val="18"/>
                <w:szCs w:val="18"/>
              </w:rPr>
            </w:pPr>
            <w:r>
              <w:rPr>
                <w:rFonts w:cs="Arial"/>
                <w:sz w:val="18"/>
                <w:szCs w:val="18"/>
              </w:rPr>
              <w:t>Breach permitted for a maximum of two consecutive years, and for no greater than two years in six</w:t>
            </w:r>
            <w:r w:rsidRPr="00FF521B">
              <w:rPr>
                <w:rFonts w:cs="Arial"/>
                <w:i/>
                <w:sz w:val="18"/>
                <w:szCs w:val="18"/>
              </w:rPr>
              <w:t xml:space="preserve"> </w:t>
            </w:r>
          </w:p>
        </w:tc>
        <w:tc>
          <w:tcPr>
            <w:tcW w:w="955" w:type="pct"/>
            <w:vAlign w:val="center"/>
          </w:tcPr>
          <w:p w14:paraId="34430A6B" w14:textId="77777777" w:rsidR="00B648B5" w:rsidRDefault="00B648B5" w:rsidP="00B648B5">
            <w:pPr>
              <w:spacing w:before="40" w:after="40"/>
              <w:rPr>
                <w:rFonts w:cs="Arial"/>
                <w:sz w:val="18"/>
                <w:szCs w:val="18"/>
              </w:rPr>
            </w:pPr>
            <w:r w:rsidRPr="00FF521B">
              <w:rPr>
                <w:rFonts w:cs="Arial"/>
                <w:sz w:val="18"/>
                <w:szCs w:val="18"/>
              </w:rPr>
              <w:t xml:space="preserve">6162577 </w:t>
            </w:r>
          </w:p>
          <w:p w14:paraId="0AF37783" w14:textId="77777777" w:rsidR="00B648B5" w:rsidRPr="00FF521B" w:rsidRDefault="00B648B5" w:rsidP="00B648B5">
            <w:pPr>
              <w:spacing w:before="40" w:after="40"/>
              <w:rPr>
                <w:rFonts w:cs="Arial"/>
                <w:sz w:val="18"/>
                <w:szCs w:val="18"/>
              </w:rPr>
            </w:pPr>
            <w:r w:rsidRPr="00FF521B">
              <w:rPr>
                <w:rFonts w:cs="Arial"/>
                <w:sz w:val="18"/>
                <w:szCs w:val="18"/>
              </w:rPr>
              <w:t>(staff 1943)</w:t>
            </w:r>
          </w:p>
          <w:p w14:paraId="393C9892" w14:textId="77777777" w:rsidR="00B648B5" w:rsidRPr="00FF521B" w:rsidRDefault="00B648B5" w:rsidP="00B648B5">
            <w:pPr>
              <w:spacing w:before="40" w:after="40"/>
              <w:rPr>
                <w:rFonts w:cs="Arial"/>
                <w:sz w:val="18"/>
                <w:szCs w:val="18"/>
              </w:rPr>
            </w:pPr>
          </w:p>
        </w:tc>
        <w:tc>
          <w:tcPr>
            <w:tcW w:w="1292" w:type="pct"/>
            <w:vAlign w:val="center"/>
          </w:tcPr>
          <w:p w14:paraId="64B5EF2B" w14:textId="77777777" w:rsidR="00B648B5" w:rsidRPr="00FF521B" w:rsidRDefault="00B648B5" w:rsidP="00B648B5">
            <w:pPr>
              <w:spacing w:before="40" w:after="40"/>
              <w:jc w:val="center"/>
              <w:rPr>
                <w:rFonts w:cs="Arial"/>
                <w:sz w:val="18"/>
                <w:szCs w:val="18"/>
              </w:rPr>
            </w:pPr>
            <w:r>
              <w:rPr>
                <w:rFonts w:cs="Arial"/>
                <w:sz w:val="18"/>
                <w:szCs w:val="18"/>
              </w:rPr>
              <w:t>3.9 m</w:t>
            </w:r>
          </w:p>
          <w:p w14:paraId="32A529C7" w14:textId="77777777" w:rsidR="00B648B5" w:rsidRPr="00FF521B" w:rsidRDefault="00B648B5" w:rsidP="00B648B5">
            <w:pPr>
              <w:spacing w:before="40" w:after="40"/>
              <w:jc w:val="center"/>
              <w:rPr>
                <w:rFonts w:cs="Arial"/>
                <w:sz w:val="18"/>
                <w:szCs w:val="18"/>
              </w:rPr>
            </w:pPr>
          </w:p>
        </w:tc>
      </w:tr>
      <w:tr w:rsidR="00B648B5" w:rsidRPr="00FF521B" w14:paraId="0A583049" w14:textId="77777777" w:rsidTr="00B648B5">
        <w:trPr>
          <w:cantSplit/>
          <w:trHeight w:val="1691"/>
        </w:trPr>
        <w:tc>
          <w:tcPr>
            <w:tcW w:w="674" w:type="pct"/>
            <w:vAlign w:val="center"/>
          </w:tcPr>
          <w:p w14:paraId="14890B04" w14:textId="77777777" w:rsidR="00B648B5" w:rsidRPr="00FF521B" w:rsidRDefault="00B648B5" w:rsidP="00B648B5">
            <w:pPr>
              <w:spacing w:before="40" w:after="40"/>
              <w:rPr>
                <w:rFonts w:cs="Arial"/>
                <w:sz w:val="18"/>
                <w:szCs w:val="18"/>
              </w:rPr>
            </w:pPr>
            <w:r w:rsidRPr="00FF521B">
              <w:rPr>
                <w:rFonts w:cs="Arial"/>
                <w:sz w:val="18"/>
                <w:szCs w:val="18"/>
              </w:rPr>
              <w:t>Lake Jandabup</w:t>
            </w:r>
          </w:p>
        </w:tc>
        <w:tc>
          <w:tcPr>
            <w:tcW w:w="2079" w:type="pct"/>
          </w:tcPr>
          <w:p w14:paraId="68785285" w14:textId="77777777" w:rsidR="00B648B5" w:rsidRDefault="00B648B5" w:rsidP="00B648B5">
            <w:pPr>
              <w:spacing w:before="40" w:after="40"/>
              <w:rPr>
                <w:rFonts w:cs="Arial"/>
                <w:sz w:val="18"/>
                <w:szCs w:val="18"/>
              </w:rPr>
            </w:pPr>
          </w:p>
          <w:p w14:paraId="6B02AFC0" w14:textId="77777777" w:rsidR="00B648B5" w:rsidRDefault="00B648B5" w:rsidP="00B648B5">
            <w:pPr>
              <w:pStyle w:val="ListParagraph"/>
              <w:numPr>
                <w:ilvl w:val="0"/>
                <w:numId w:val="11"/>
              </w:numPr>
              <w:spacing w:before="240" w:after="40"/>
              <w:rPr>
                <w:rFonts w:cs="Arial"/>
                <w:sz w:val="18"/>
                <w:szCs w:val="18"/>
              </w:rPr>
            </w:pPr>
            <w:r>
              <w:rPr>
                <w:rFonts w:cs="Arial"/>
                <w:sz w:val="18"/>
                <w:szCs w:val="18"/>
              </w:rPr>
              <w:t xml:space="preserve">46.1m AHD </w:t>
            </w:r>
          </w:p>
          <w:p w14:paraId="611D471E" w14:textId="77777777" w:rsidR="00B648B5" w:rsidRPr="00686A7E" w:rsidRDefault="00B648B5" w:rsidP="00B648B5">
            <w:pPr>
              <w:pStyle w:val="ListParagraph"/>
              <w:numPr>
                <w:ilvl w:val="0"/>
                <w:numId w:val="11"/>
              </w:numPr>
              <w:spacing w:before="40" w:after="40"/>
              <w:rPr>
                <w:rFonts w:cs="Arial"/>
                <w:sz w:val="18"/>
                <w:szCs w:val="18"/>
              </w:rPr>
            </w:pPr>
            <w:r>
              <w:rPr>
                <w:rFonts w:cs="Arial"/>
                <w:sz w:val="18"/>
                <w:szCs w:val="18"/>
              </w:rPr>
              <w:t>Breach permitted for a maximum of two consecutive years, and for no greater than two years in six</w:t>
            </w:r>
          </w:p>
        </w:tc>
        <w:tc>
          <w:tcPr>
            <w:tcW w:w="955" w:type="pct"/>
            <w:vAlign w:val="center"/>
          </w:tcPr>
          <w:p w14:paraId="3B3E392B" w14:textId="77777777" w:rsidR="00B648B5" w:rsidRDefault="00B648B5" w:rsidP="00B648B5">
            <w:pPr>
              <w:spacing w:before="40" w:after="40"/>
              <w:rPr>
                <w:rFonts w:cs="Arial"/>
                <w:sz w:val="18"/>
                <w:szCs w:val="18"/>
              </w:rPr>
            </w:pPr>
            <w:r w:rsidRPr="00FF521B">
              <w:rPr>
                <w:rFonts w:cs="Arial"/>
                <w:sz w:val="18"/>
                <w:szCs w:val="18"/>
              </w:rPr>
              <w:t xml:space="preserve">6162578 </w:t>
            </w:r>
          </w:p>
          <w:p w14:paraId="5D23F658" w14:textId="77777777" w:rsidR="00B648B5" w:rsidRPr="00FF521B" w:rsidRDefault="00B648B5" w:rsidP="00B648B5">
            <w:pPr>
              <w:spacing w:before="40" w:after="40"/>
              <w:rPr>
                <w:rFonts w:cs="Arial"/>
                <w:sz w:val="18"/>
                <w:szCs w:val="18"/>
              </w:rPr>
            </w:pPr>
            <w:r w:rsidRPr="00FF521B">
              <w:rPr>
                <w:rFonts w:cs="Arial"/>
                <w:sz w:val="18"/>
                <w:szCs w:val="18"/>
              </w:rPr>
              <w:t>(staff 1944)</w:t>
            </w:r>
          </w:p>
        </w:tc>
        <w:tc>
          <w:tcPr>
            <w:tcW w:w="1292" w:type="pct"/>
            <w:vAlign w:val="center"/>
          </w:tcPr>
          <w:p w14:paraId="47AE71FF" w14:textId="77777777" w:rsidR="00B648B5" w:rsidRPr="00FF521B" w:rsidRDefault="00B648B5" w:rsidP="00B648B5">
            <w:pPr>
              <w:spacing w:before="40" w:after="40"/>
              <w:jc w:val="center"/>
              <w:rPr>
                <w:rFonts w:cs="Arial"/>
                <w:sz w:val="18"/>
                <w:szCs w:val="18"/>
              </w:rPr>
            </w:pPr>
            <w:r>
              <w:rPr>
                <w:rFonts w:cs="Arial"/>
                <w:sz w:val="18"/>
                <w:szCs w:val="18"/>
              </w:rPr>
              <w:t>3.4 m</w:t>
            </w:r>
          </w:p>
        </w:tc>
      </w:tr>
    </w:tbl>
    <w:p w14:paraId="031F9DA5" w14:textId="77777777" w:rsidR="00B648B5" w:rsidRDefault="00B648B5">
      <w:pPr>
        <w:spacing w:after="160" w:line="259" w:lineRule="auto"/>
      </w:pPr>
    </w:p>
    <w:p w14:paraId="48B28E0E" w14:textId="05008F13" w:rsidR="00FE163D" w:rsidRDefault="00FE163D" w:rsidP="00FE163D"/>
    <w:p w14:paraId="65F67AFA" w14:textId="3BD8BAC9" w:rsidR="00FE163D" w:rsidRDefault="00FE163D" w:rsidP="00FE163D"/>
    <w:p w14:paraId="0482956D" w14:textId="77777777" w:rsidR="00FE163D" w:rsidRPr="00FE163D" w:rsidRDefault="00FE163D" w:rsidP="00FE163D"/>
    <w:p w14:paraId="792BD4DA" w14:textId="03291D98" w:rsidR="009D3B8C" w:rsidRDefault="009D3B8C" w:rsidP="009D3B8C"/>
    <w:sectPr w:rsidR="009D3B8C" w:rsidSect="00B648B5">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rant BULLER" w:date="2019-06-06T13:06:00Z" w:initials="GB">
    <w:p w14:paraId="2593B6EE" w14:textId="2F9F30A6" w:rsidR="00205988" w:rsidRDefault="00205988">
      <w:pPr>
        <w:pStyle w:val="CommentText"/>
      </w:pPr>
      <w:r>
        <w:rPr>
          <w:rStyle w:val="CommentReference"/>
        </w:rPr>
        <w:annotationRef/>
      </w:r>
      <w:r>
        <w:t>Brief bio from Pierre</w:t>
      </w:r>
    </w:p>
  </w:comment>
  <w:comment w:id="2" w:author="Grant BULLER" w:date="2019-06-06T13:07:00Z" w:initials="GB">
    <w:p w14:paraId="5D5233E7" w14:textId="06ADC39D" w:rsidR="00205988" w:rsidRDefault="00205988">
      <w:pPr>
        <w:pStyle w:val="CommentText"/>
      </w:pPr>
      <w:r>
        <w:rPr>
          <w:rStyle w:val="CommentReference"/>
        </w:rPr>
        <w:annotationRef/>
      </w:r>
      <w:r>
        <w:t>Chris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93B6EE" w15:done="0"/>
  <w15:commentEx w15:paraId="5D5233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93B6EE" w16cid:durableId="21E7B793"/>
  <w16cid:commentId w16cid:paraId="5D5233E7" w16cid:durableId="21E7B79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5587"/>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E410EA9"/>
    <w:multiLevelType w:val="hybridMultilevel"/>
    <w:tmpl w:val="8B26B60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115B7B16"/>
    <w:multiLevelType w:val="hybridMultilevel"/>
    <w:tmpl w:val="E03272D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13A71F14"/>
    <w:multiLevelType w:val="hybridMultilevel"/>
    <w:tmpl w:val="0736158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8065D5E"/>
    <w:multiLevelType w:val="hybridMultilevel"/>
    <w:tmpl w:val="428A1B6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1F4D7564"/>
    <w:multiLevelType w:val="hybridMultilevel"/>
    <w:tmpl w:val="9272939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29F714A7"/>
    <w:multiLevelType w:val="hybridMultilevel"/>
    <w:tmpl w:val="145EC1F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2C2553EC"/>
    <w:multiLevelType w:val="hybridMultilevel"/>
    <w:tmpl w:val="BB9CEBA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2D221B3F"/>
    <w:multiLevelType w:val="multilevel"/>
    <w:tmpl w:val="E6446744"/>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0CC2399"/>
    <w:multiLevelType w:val="hybridMultilevel"/>
    <w:tmpl w:val="DB84DEE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471246C6"/>
    <w:multiLevelType w:val="hybridMultilevel"/>
    <w:tmpl w:val="2F5067D8"/>
    <w:lvl w:ilvl="0" w:tplc="5412CFEC">
      <w:start w:val="6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1114913"/>
    <w:multiLevelType w:val="multilevel"/>
    <w:tmpl w:val="4D1CA9C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16E1D56"/>
    <w:multiLevelType w:val="hybridMultilevel"/>
    <w:tmpl w:val="4AD2E7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600618C7"/>
    <w:multiLevelType w:val="hybridMultilevel"/>
    <w:tmpl w:val="756E92C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71D432CF"/>
    <w:multiLevelType w:val="hybridMultilevel"/>
    <w:tmpl w:val="BE728AF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731B2FC4"/>
    <w:multiLevelType w:val="hybridMultilevel"/>
    <w:tmpl w:val="76C4CD1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75B313A0"/>
    <w:multiLevelType w:val="hybridMultilevel"/>
    <w:tmpl w:val="471EDA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77875AF2"/>
    <w:multiLevelType w:val="hybridMultilevel"/>
    <w:tmpl w:val="71C4041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78C57D19"/>
    <w:multiLevelType w:val="hybridMultilevel"/>
    <w:tmpl w:val="0CDEDBBC"/>
    <w:lvl w:ilvl="0" w:tplc="0C090017">
      <w:start w:val="2"/>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98F4492"/>
    <w:multiLevelType w:val="hybridMultilevel"/>
    <w:tmpl w:val="CA34E772"/>
    <w:lvl w:ilvl="0" w:tplc="BFB05816">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D587EEF"/>
    <w:multiLevelType w:val="hybridMultilevel"/>
    <w:tmpl w:val="F55086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7FFB1B10"/>
    <w:multiLevelType w:val="hybridMultilevel"/>
    <w:tmpl w:val="5D8C530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19"/>
  </w:num>
  <w:num w:numId="2">
    <w:abstractNumId w:val="10"/>
  </w:num>
  <w:num w:numId="3">
    <w:abstractNumId w:val="18"/>
  </w:num>
  <w:num w:numId="4">
    <w:abstractNumId w:val="0"/>
  </w:num>
  <w:num w:numId="5">
    <w:abstractNumId w:val="11"/>
  </w:num>
  <w:num w:numId="6">
    <w:abstractNumId w:val="5"/>
  </w:num>
  <w:num w:numId="7">
    <w:abstractNumId w:val="4"/>
  </w:num>
  <w:num w:numId="8">
    <w:abstractNumId w:val="13"/>
  </w:num>
  <w:num w:numId="9">
    <w:abstractNumId w:val="9"/>
  </w:num>
  <w:num w:numId="10">
    <w:abstractNumId w:val="1"/>
  </w:num>
  <w:num w:numId="11">
    <w:abstractNumId w:val="12"/>
  </w:num>
  <w:num w:numId="12">
    <w:abstractNumId w:val="14"/>
  </w:num>
  <w:num w:numId="13">
    <w:abstractNumId w:val="3"/>
  </w:num>
  <w:num w:numId="14">
    <w:abstractNumId w:val="2"/>
  </w:num>
  <w:num w:numId="15">
    <w:abstractNumId w:val="21"/>
  </w:num>
  <w:num w:numId="16">
    <w:abstractNumId w:val="16"/>
  </w:num>
  <w:num w:numId="17">
    <w:abstractNumId w:val="20"/>
  </w:num>
  <w:num w:numId="18">
    <w:abstractNumId w:val="17"/>
  </w:num>
  <w:num w:numId="19">
    <w:abstractNumId w:val="7"/>
  </w:num>
  <w:num w:numId="20">
    <w:abstractNumId w:val="15"/>
  </w:num>
  <w:num w:numId="21">
    <w:abstractNumId w:val="6"/>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nt BULLER">
    <w15:presenceInfo w15:providerId="AD" w15:userId="S-1-5-21-682003330-839522115-1417001333-377602"/>
  </w15:person>
  <w15:person w15:author="Pierre HORWITZ">
    <w15:presenceInfo w15:providerId="AD" w15:userId="S-1-5-21-682003330-839522115-1417001333-412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268"/>
    <w:rsid w:val="000306A8"/>
    <w:rsid w:val="00050BDE"/>
    <w:rsid w:val="0009508E"/>
    <w:rsid w:val="001114CF"/>
    <w:rsid w:val="00174749"/>
    <w:rsid w:val="00205988"/>
    <w:rsid w:val="002D0994"/>
    <w:rsid w:val="002D5DF7"/>
    <w:rsid w:val="002F5EF0"/>
    <w:rsid w:val="003077CB"/>
    <w:rsid w:val="003404D9"/>
    <w:rsid w:val="00375812"/>
    <w:rsid w:val="003C6268"/>
    <w:rsid w:val="003E666C"/>
    <w:rsid w:val="00405883"/>
    <w:rsid w:val="004300FB"/>
    <w:rsid w:val="0050336F"/>
    <w:rsid w:val="00571EC8"/>
    <w:rsid w:val="00662708"/>
    <w:rsid w:val="00696178"/>
    <w:rsid w:val="006C54B6"/>
    <w:rsid w:val="00711136"/>
    <w:rsid w:val="00783B21"/>
    <w:rsid w:val="007C5F23"/>
    <w:rsid w:val="007F5886"/>
    <w:rsid w:val="00810152"/>
    <w:rsid w:val="00827143"/>
    <w:rsid w:val="0087229A"/>
    <w:rsid w:val="008E7CA2"/>
    <w:rsid w:val="00905820"/>
    <w:rsid w:val="00981091"/>
    <w:rsid w:val="009B34C0"/>
    <w:rsid w:val="009D3B8C"/>
    <w:rsid w:val="00A01607"/>
    <w:rsid w:val="00A37ADB"/>
    <w:rsid w:val="00A64C12"/>
    <w:rsid w:val="00B0738B"/>
    <w:rsid w:val="00B400F8"/>
    <w:rsid w:val="00B55FCB"/>
    <w:rsid w:val="00B648B5"/>
    <w:rsid w:val="00B87E28"/>
    <w:rsid w:val="00BB19A0"/>
    <w:rsid w:val="00BE713E"/>
    <w:rsid w:val="00C2268F"/>
    <w:rsid w:val="00C342F6"/>
    <w:rsid w:val="00C37998"/>
    <w:rsid w:val="00C55A5A"/>
    <w:rsid w:val="00CC053A"/>
    <w:rsid w:val="00CC13B9"/>
    <w:rsid w:val="00CC67E2"/>
    <w:rsid w:val="00CC7801"/>
    <w:rsid w:val="00CD4017"/>
    <w:rsid w:val="00D57917"/>
    <w:rsid w:val="00D8261F"/>
    <w:rsid w:val="00D84512"/>
    <w:rsid w:val="00DA14A6"/>
    <w:rsid w:val="00DF662E"/>
    <w:rsid w:val="00E95C9F"/>
    <w:rsid w:val="00EC3C81"/>
    <w:rsid w:val="00F66141"/>
    <w:rsid w:val="00F845B0"/>
    <w:rsid w:val="00F91CA4"/>
    <w:rsid w:val="00FE16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9B26C"/>
  <w15:chartTrackingRefBased/>
  <w15:docId w15:val="{DE219B7A-4859-4AA8-AFE2-F39CE26DD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268"/>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D3B8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714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C6268"/>
    <w:pPr>
      <w:spacing w:before="120" w:after="120" w:line="300" w:lineRule="atLeast"/>
    </w:pPr>
    <w:rPr>
      <w:rFonts w:ascii="Arial" w:hAnsi="Arial"/>
      <w:lang w:val="en-AU"/>
    </w:rPr>
  </w:style>
  <w:style w:type="character" w:customStyle="1" w:styleId="BodyTextChar">
    <w:name w:val="Body Text Char"/>
    <w:basedOn w:val="DefaultParagraphFont"/>
    <w:link w:val="BodyText"/>
    <w:rsid w:val="003C6268"/>
    <w:rPr>
      <w:rFonts w:ascii="Arial" w:eastAsia="Times New Roman" w:hAnsi="Arial" w:cs="Times New Roman"/>
      <w:sz w:val="24"/>
      <w:szCs w:val="24"/>
    </w:rPr>
  </w:style>
  <w:style w:type="character" w:customStyle="1" w:styleId="Heading1Char">
    <w:name w:val="Heading 1 Char"/>
    <w:basedOn w:val="DefaultParagraphFont"/>
    <w:link w:val="Heading1"/>
    <w:uiPriority w:val="9"/>
    <w:rsid w:val="009D3B8C"/>
    <w:rPr>
      <w:rFonts w:asciiTheme="majorHAnsi" w:eastAsiaTheme="majorEastAsia" w:hAnsiTheme="majorHAnsi" w:cstheme="majorBidi"/>
      <w:color w:val="2E74B5" w:themeColor="accent1" w:themeShade="BF"/>
      <w:sz w:val="32"/>
      <w:szCs w:val="32"/>
      <w:lang w:val="en-US"/>
    </w:rPr>
  </w:style>
  <w:style w:type="table" w:styleId="TableGrid">
    <w:name w:val="Table Grid"/>
    <w:basedOn w:val="TableNormal"/>
    <w:uiPriority w:val="59"/>
    <w:rsid w:val="00DA1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783B21"/>
    <w:pPr>
      <w:ind w:left="720"/>
      <w:contextualSpacing/>
    </w:pPr>
  </w:style>
  <w:style w:type="character" w:styleId="CommentReference">
    <w:name w:val="annotation reference"/>
    <w:basedOn w:val="DefaultParagraphFont"/>
    <w:uiPriority w:val="99"/>
    <w:semiHidden/>
    <w:unhideWhenUsed/>
    <w:rsid w:val="00783B21"/>
    <w:rPr>
      <w:sz w:val="16"/>
      <w:szCs w:val="16"/>
    </w:rPr>
  </w:style>
  <w:style w:type="paragraph" w:styleId="CommentText">
    <w:name w:val="annotation text"/>
    <w:basedOn w:val="Normal"/>
    <w:link w:val="CommentTextChar"/>
    <w:uiPriority w:val="99"/>
    <w:semiHidden/>
    <w:unhideWhenUsed/>
    <w:rsid w:val="00783B21"/>
    <w:rPr>
      <w:sz w:val="20"/>
      <w:szCs w:val="20"/>
    </w:rPr>
  </w:style>
  <w:style w:type="character" w:customStyle="1" w:styleId="CommentTextChar">
    <w:name w:val="Comment Text Char"/>
    <w:basedOn w:val="DefaultParagraphFont"/>
    <w:link w:val="CommentText"/>
    <w:uiPriority w:val="99"/>
    <w:semiHidden/>
    <w:rsid w:val="00783B21"/>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83B21"/>
    <w:rPr>
      <w:b/>
      <w:bCs/>
    </w:rPr>
  </w:style>
  <w:style w:type="character" w:customStyle="1" w:styleId="CommentSubjectChar">
    <w:name w:val="Comment Subject Char"/>
    <w:basedOn w:val="CommentTextChar"/>
    <w:link w:val="CommentSubject"/>
    <w:uiPriority w:val="99"/>
    <w:semiHidden/>
    <w:rsid w:val="00783B21"/>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783B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B21"/>
    <w:rPr>
      <w:rFonts w:ascii="Segoe UI" w:eastAsia="Times New Roman" w:hAnsi="Segoe UI" w:cs="Segoe UI"/>
      <w:sz w:val="18"/>
      <w:szCs w:val="18"/>
      <w:lang w:val="en-US"/>
    </w:rPr>
  </w:style>
  <w:style w:type="character" w:customStyle="1" w:styleId="Heading2Char">
    <w:name w:val="Heading 2 Char"/>
    <w:basedOn w:val="DefaultParagraphFont"/>
    <w:link w:val="Heading2"/>
    <w:uiPriority w:val="9"/>
    <w:rsid w:val="00827143"/>
    <w:rPr>
      <w:rFonts w:asciiTheme="majorHAnsi" w:eastAsiaTheme="majorEastAsia" w:hAnsiTheme="majorHAnsi" w:cstheme="majorBidi"/>
      <w:color w:val="2E74B5" w:themeColor="accent1" w:themeShade="BF"/>
      <w:sz w:val="26"/>
      <w:szCs w:val="26"/>
      <w:lang w:val="en-US"/>
    </w:rPr>
  </w:style>
  <w:style w:type="paragraph" w:styleId="Caption">
    <w:name w:val="caption"/>
    <w:basedOn w:val="Normal"/>
    <w:next w:val="Normal"/>
    <w:uiPriority w:val="35"/>
    <w:unhideWhenUsed/>
    <w:qFormat/>
    <w:rsid w:val="00B55FCB"/>
    <w:pPr>
      <w:spacing w:after="200"/>
    </w:pPr>
    <w:rPr>
      <w:i/>
      <w:iCs/>
      <w:color w:val="44546A" w:themeColor="text2"/>
      <w:sz w:val="18"/>
      <w:szCs w:val="18"/>
    </w:rPr>
  </w:style>
  <w:style w:type="table" w:customStyle="1" w:styleId="TableGrid2">
    <w:name w:val="Table Grid2"/>
    <w:basedOn w:val="TableNormal"/>
    <w:next w:val="TableGrid"/>
    <w:uiPriority w:val="39"/>
    <w:rsid w:val="00B648B5"/>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454902">
      <w:bodyDiv w:val="1"/>
      <w:marLeft w:val="0"/>
      <w:marRight w:val="0"/>
      <w:marTop w:val="0"/>
      <w:marBottom w:val="0"/>
      <w:divBdr>
        <w:top w:val="none" w:sz="0" w:space="0" w:color="auto"/>
        <w:left w:val="none" w:sz="0" w:space="0" w:color="auto"/>
        <w:bottom w:val="none" w:sz="0" w:space="0" w:color="auto"/>
        <w:right w:val="none" w:sz="0" w:space="0" w:color="auto"/>
      </w:divBdr>
    </w:div>
    <w:div w:id="72044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2.emf"/><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7315</Words>
  <Characters>41701</Characters>
  <Application>Microsoft Office Word</Application>
  <DocSecurity>4</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Edith Cowan University</Company>
  <LinksUpToDate>false</LinksUpToDate>
  <CharactersWithSpaces>48919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BULLER</dc:creator>
  <cp:keywords/>
  <dc:description/>
  <cp:lastModifiedBy>Christopher Kavazos</cp:lastModifiedBy>
  <cp:revision>2</cp:revision>
  <dcterms:created xsi:type="dcterms:W3CDTF">2020-02-06T21:17:00Z</dcterms:created>
  <dcterms:modified xsi:type="dcterms:W3CDTF">2020-02-06T21:17:00Z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